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054C" w:rsidDel="004A6FFA" w:rsidRDefault="004A6FFA">
      <w:pPr>
        <w:ind w:firstLine="0"/>
        <w:rPr>
          <w:del w:id="0" w:author="Geraldo" w:date="2021-04-18T21:54:00Z"/>
        </w:rPr>
      </w:pPr>
      <w:r>
        <w:rPr>
          <w:noProof/>
          <w:lang w:eastAsia="pt-BR"/>
        </w:rPr>
        <w:drawing>
          <wp:anchor distT="0" distB="0" distL="114300" distR="114300" simplePos="0" relativeHeight="251707392" behindDoc="0" locked="0" layoutInCell="1" allowOverlap="1" wp14:anchorId="533D6BB9" wp14:editId="765A7EA2">
            <wp:simplePos x="0" y="0"/>
            <wp:positionH relativeFrom="column">
              <wp:posOffset>-706120</wp:posOffset>
            </wp:positionH>
            <wp:positionV relativeFrom="paragraph">
              <wp:posOffset>-180340</wp:posOffset>
            </wp:positionV>
            <wp:extent cx="2382520" cy="1412240"/>
            <wp:effectExtent l="0" t="0" r="0" b="0"/>
            <wp:wrapNone/>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01MV08.gif"/>
                    <pic:cNvPicPr/>
                  </pic:nvPicPr>
                  <pic:blipFill>
                    <a:blip r:embed="rId5">
                      <a:extLst>
                        <a:ext uri="{28A0092B-C50C-407E-A947-70E740481C1C}">
                          <a14:useLocalDpi xmlns:a14="http://schemas.microsoft.com/office/drawing/2010/main" val="0"/>
                        </a:ext>
                      </a:extLst>
                    </a:blip>
                    <a:stretch>
                      <a:fillRect/>
                    </a:stretch>
                  </pic:blipFill>
                  <pic:spPr>
                    <a:xfrm>
                      <a:off x="0" y="0"/>
                      <a:ext cx="2382520" cy="1412240"/>
                    </a:xfrm>
                    <a:prstGeom prst="rect">
                      <a:avLst/>
                    </a:prstGeom>
                  </pic:spPr>
                </pic:pic>
              </a:graphicData>
            </a:graphic>
            <wp14:sizeRelH relativeFrom="margin">
              <wp14:pctWidth>0</wp14:pctWidth>
            </wp14:sizeRelH>
            <wp14:sizeRelV relativeFrom="margin">
              <wp14:pctHeight>0</wp14:pctHeight>
            </wp14:sizeRelV>
          </wp:anchor>
        </w:drawing>
      </w:r>
      <w:r w:rsidR="00847420">
        <w:rPr>
          <w:noProof/>
          <w:lang w:eastAsia="pt-BR"/>
        </w:rPr>
        <mc:AlternateContent>
          <mc:Choice Requires="wps">
            <w:drawing>
              <wp:anchor distT="45720" distB="45720" distL="114300" distR="114300" simplePos="0" relativeHeight="252122112" behindDoc="0" locked="0" layoutInCell="1" allowOverlap="1" wp14:anchorId="3B00B16B" wp14:editId="24A326B9">
                <wp:simplePos x="0" y="0"/>
                <wp:positionH relativeFrom="column">
                  <wp:posOffset>2357120</wp:posOffset>
                </wp:positionH>
                <wp:positionV relativeFrom="paragraph">
                  <wp:posOffset>-107665</wp:posOffset>
                </wp:positionV>
                <wp:extent cx="11895845" cy="474785"/>
                <wp:effectExtent l="0" t="0" r="0" b="1905"/>
                <wp:wrapNone/>
                <wp:docPr id="10" name="Caixa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95845" cy="474785"/>
                        </a:xfrm>
                        <a:prstGeom prst="rect">
                          <a:avLst/>
                        </a:prstGeom>
                        <a:noFill/>
                        <a:ln w="9525">
                          <a:noFill/>
                          <a:miter lim="800000"/>
                          <a:headEnd/>
                          <a:tailEnd/>
                        </a:ln>
                      </wps:spPr>
                      <wps:txbx>
                        <w:txbxContent>
                          <w:p w:rsidR="00244E67" w:rsidRDefault="00CD2CD7" w:rsidP="00051AF9">
                            <w:pPr>
                              <w:ind w:firstLine="0"/>
                              <w:jc w:val="center"/>
                              <w:rPr>
                                <w:rFonts w:ascii="Harrington" w:hAnsi="Harrington"/>
                                <w:color w:val="C00000"/>
                                <w:sz w:val="64"/>
                                <w:szCs w:val="64"/>
                              </w:rPr>
                            </w:pPr>
                            <w:r>
                              <w:rPr>
                                <w:rFonts w:asciiTheme="majorHAnsi" w:hAnsiTheme="majorHAnsi"/>
                                <w:sz w:val="40"/>
                                <w:szCs w:val="40"/>
                                <w:u w:val="single"/>
                              </w:rPr>
                              <w:t>NOSSA HISTÓRIA, NOSSA GENTE</w:t>
                            </w:r>
                          </w:p>
                          <w:p w:rsidR="00051AF9" w:rsidRPr="00AC6A77" w:rsidRDefault="00051AF9" w:rsidP="00051AF9">
                            <w:pPr>
                              <w:ind w:firstLine="0"/>
                              <w:jc w:val="center"/>
                              <w:rPr>
                                <w:rFonts w:ascii="Harrington" w:hAnsi="Harrington"/>
                                <w:color w:val="C00000"/>
                                <w:sz w:val="64"/>
                                <w:szCs w:val="6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B00B16B" id="_x0000_t202" coordsize="21600,21600" o:spt="202" path="m,l,21600r21600,l21600,xe">
                <v:stroke joinstyle="miter"/>
                <v:path gradientshapeok="t" o:connecttype="rect"/>
              </v:shapetype>
              <v:shape id="Caixa de Texto 10" o:spid="_x0000_s1026" type="#_x0000_t202" style="position:absolute;margin-left:185.6pt;margin-top:-8.5pt;width:936.7pt;height:37.4pt;z-index:252122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" filled="f" stroked="f">
                <v:textbox>
                  <w:txbxContent>
                    <w:p w:rsidR="00244E67" w:rsidRDefault="00CD2CD7" w:rsidP="00051AF9">
                      <w:pPr>
                        <w:ind w:firstLine="0"/>
                        <w:jc w:val="center"/>
                        <w:rPr>
                          <w:rFonts w:ascii="Harrington" w:hAnsi="Harrington"/>
                          <w:color w:val="C00000"/>
                          <w:sz w:val="64"/>
                          <w:szCs w:val="64"/>
                        </w:rPr>
                      </w:pPr>
                      <w:r>
                        <w:rPr>
                          <w:rFonts w:asciiTheme="majorHAnsi" w:hAnsiTheme="majorHAnsi"/>
                          <w:sz w:val="40"/>
                          <w:szCs w:val="40"/>
                          <w:u w:val="single"/>
                        </w:rPr>
                        <w:t>NOSSA HISTÓRIA, NOSSA GENTE</w:t>
                      </w:r>
                    </w:p>
                    <w:p w:rsidR="00051AF9" w:rsidRPr="00AC6A77" w:rsidRDefault="00051AF9" w:rsidP="00051AF9">
                      <w:pPr>
                        <w:ind w:firstLine="0"/>
                        <w:jc w:val="center"/>
                        <w:rPr>
                          <w:rFonts w:ascii="Harrington" w:hAnsi="Harrington"/>
                          <w:color w:val="C00000"/>
                          <w:sz w:val="64"/>
                          <w:szCs w:val="64"/>
                        </w:rPr>
                      </w:pPr>
                    </w:p>
                  </w:txbxContent>
                </v:textbox>
              </v:shape>
            </w:pict>
          </mc:Fallback>
        </mc:AlternateContent>
      </w:r>
      <w:r w:rsidR="00AC6A77">
        <w:rPr>
          <w:noProof/>
          <w:lang w:eastAsia="pt-BR"/>
        </w:rPr>
        <mc:AlternateContent>
          <mc:Choice Requires="wps">
            <w:drawing>
              <wp:anchor distT="0" distB="0" distL="114300" distR="114300" simplePos="0" relativeHeight="251715584" behindDoc="0" locked="0" layoutInCell="1" allowOverlap="1" wp14:anchorId="336A3ED1" wp14:editId="0DF8A63B">
                <wp:simplePos x="0" y="0"/>
                <wp:positionH relativeFrom="column">
                  <wp:posOffset>-732587</wp:posOffset>
                </wp:positionH>
                <wp:positionV relativeFrom="paragraph">
                  <wp:posOffset>-186055</wp:posOffset>
                </wp:positionV>
                <wp:extent cx="15119985" cy="0"/>
                <wp:effectExtent l="0" t="0" r="24765" b="19050"/>
                <wp:wrapNone/>
                <wp:docPr id="12" name="Conector reto 12"/>
                <wp:cNvGraphicFramePr/>
                <a:graphic xmlns:a="http://schemas.openxmlformats.org/drawingml/2006/main">
                  <a:graphicData uri="http://schemas.microsoft.com/office/word/2010/wordprocessingShape">
                    <wps:wsp>
                      <wps:cNvCnPr/>
                      <wps:spPr>
                        <a:xfrm>
                          <a:off x="0" y="0"/>
                          <a:ext cx="15119985" cy="0"/>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B6F054" id="Conector reto 12"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7pt,-14.65pt" to="1132.8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" strokecolor="#c00000" strokeweight=".5pt">
                <v:stroke joinstyle="miter"/>
              </v:line>
            </w:pict>
          </mc:Fallback>
        </mc:AlternateContent>
      </w:r>
      <w:r w:rsidR="00CF28C0">
        <w:rPr>
          <w:noProof/>
          <w:lang w:eastAsia="pt-BR"/>
        </w:rPr>
        <mc:AlternateContent>
          <mc:Choice Requires="wps">
            <w:drawing>
              <wp:anchor distT="0" distB="0" distL="114300" distR="114300" simplePos="0" relativeHeight="251705344" behindDoc="0" locked="0" layoutInCell="1" allowOverlap="1" wp14:anchorId="170DD1CB" wp14:editId="0836209B">
                <wp:simplePos x="0" y="0"/>
                <wp:positionH relativeFrom="column">
                  <wp:posOffset>-720090</wp:posOffset>
                </wp:positionH>
                <wp:positionV relativeFrom="paragraph">
                  <wp:posOffset>-701040</wp:posOffset>
                </wp:positionV>
                <wp:extent cx="15119985" cy="328930"/>
                <wp:effectExtent l="0" t="0" r="24765" b="13970"/>
                <wp:wrapNone/>
                <wp:docPr id="28" name="Retângulo 28"/>
                <wp:cNvGraphicFramePr/>
                <a:graphic xmlns:a="http://schemas.openxmlformats.org/drawingml/2006/main">
                  <a:graphicData uri="http://schemas.microsoft.com/office/word/2010/wordprocessingShape">
                    <wps:wsp>
                      <wps:cNvSpPr/>
                      <wps:spPr>
                        <a:xfrm>
                          <a:off x="0" y="0"/>
                          <a:ext cx="15119985" cy="328930"/>
                        </a:xfrm>
                        <a:prstGeom prst="rect">
                          <a:avLst/>
                        </a:prstGeom>
                        <a:solidFill>
                          <a:schemeClr val="accent6">
                            <a:lumMod val="50000"/>
                          </a:schemeClr>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622EC8" id="Retângulo 28" o:spid="_x0000_s1026" style="position:absolute;margin-left:-56.7pt;margin-top:-55.2pt;width:1190.55pt;height:25.9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" fillcolor="#375623 [1609]" strokecolor="black [3213]" strokeweight=".25pt"/>
            </w:pict>
          </mc:Fallback>
        </mc:AlternateContent>
      </w:r>
      <w:r w:rsidR="00CF28C0">
        <w:rPr>
          <w:noProof/>
          <w:lang w:eastAsia="pt-BR"/>
        </w:rPr>
        <mc:AlternateContent>
          <mc:Choice Requires="wps">
            <w:drawing>
              <wp:anchor distT="45720" distB="45720" distL="114300" distR="114300" simplePos="0" relativeHeight="251644914" behindDoc="1" locked="0" layoutInCell="1" allowOverlap="1" wp14:anchorId="1F8D9534" wp14:editId="15A1BCE4">
                <wp:simplePos x="0" y="0"/>
                <wp:positionH relativeFrom="column">
                  <wp:posOffset>-714375</wp:posOffset>
                </wp:positionH>
                <wp:positionV relativeFrom="margin">
                  <wp:posOffset>-704850</wp:posOffset>
                </wp:positionV>
                <wp:extent cx="15120000" cy="19799935"/>
                <wp:effectExtent l="0" t="0" r="24765" b="12065"/>
                <wp:wrapNone/>
                <wp:docPr id="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20000" cy="19799935"/>
                        </a:xfrm>
                        <a:prstGeom prst="rect">
                          <a:avLst/>
                        </a:prstGeom>
                        <a:solidFill>
                          <a:schemeClr val="accent6">
                            <a:lumMod val="20000"/>
                            <a:lumOff val="80000"/>
                          </a:schemeClr>
                        </a:solidFill>
                        <a:ln w="3175">
                          <a:solidFill>
                            <a:schemeClr val="accent6">
                              <a:lumMod val="40000"/>
                              <a:lumOff val="60000"/>
                            </a:schemeClr>
                          </a:solidFill>
                          <a:miter lim="800000"/>
                          <a:headEnd/>
                          <a:tailEnd/>
                        </a:ln>
                      </wps:spPr>
                      <wps:txbx>
                        <w:txbxContent>
                          <w:p w:rsidR="00165E22" w:rsidRPr="0017639F" w:rsidRDefault="00165E22" w:rsidP="00C91CE0">
                            <w:pPr>
                              <w:ind w:left="708" w:hanging="424"/>
                              <w:rPr>
                                <w:rFonts w:asciiTheme="minorHAnsi" w:hAnsiTheme="minorHAnsi"/>
                                <w:sz w:val="20"/>
                                <w:szCs w:val="20"/>
                                <w:u w:val="singl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8D9534" id="Caixa de Texto 2" o:spid="_x0000_s1027" type="#_x0000_t202" style="position:absolute;margin-left:-56.25pt;margin-top:-55.5pt;width:1190.55pt;height:1559.05pt;z-index:-251671566;visibility:visible;mso-wrap-style:square;mso-width-percent:0;mso-height-percent:0;mso-wrap-distance-left:9pt;mso-wrap-distance-top:3.6pt;mso-wrap-distance-right:9pt;mso-wrap-distance-bottom:3.6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" fillcolor="#e2efd9 [665]" strokecolor="#c5e0b3 [1305]" strokeweight=".25pt">
                <v:textbox>
                  <w:txbxContent>
                    <w:p w:rsidR="00165E22" w:rsidRPr="0017639F" w:rsidRDefault="00165E22" w:rsidP="00C91CE0">
                      <w:pPr>
                        <w:ind w:left="708" w:hanging="424"/>
                        <w:rPr>
                          <w:rFonts w:asciiTheme="minorHAnsi" w:hAnsiTheme="minorHAnsi"/>
                          <w:sz w:val="20"/>
                          <w:szCs w:val="20"/>
                          <w:u w:val="single"/>
                        </w:rPr>
                      </w:pPr>
                    </w:p>
                  </w:txbxContent>
                </v:textbox>
                <w10:wrap anchory="margin"/>
              </v:shape>
            </w:pict>
          </mc:Fallback>
        </mc:AlternateContent>
      </w:r>
      <w:r w:rsidR="001D4591">
        <w:rPr>
          <w:noProof/>
          <w:lang w:eastAsia="pt-BR"/>
        </w:rPr>
        <mc:AlternateContent>
          <mc:Choice Requires="wps">
            <w:drawing>
              <wp:anchor distT="45720" distB="45720" distL="114300" distR="114300" simplePos="0" relativeHeight="251706368" behindDoc="0" locked="0" layoutInCell="1" allowOverlap="1" wp14:anchorId="78D837DD" wp14:editId="19E40C9A">
                <wp:simplePos x="0" y="0"/>
                <wp:positionH relativeFrom="margin">
                  <wp:posOffset>10155555</wp:posOffset>
                </wp:positionH>
                <wp:positionV relativeFrom="margin">
                  <wp:posOffset>-754601</wp:posOffset>
                </wp:positionV>
                <wp:extent cx="4207510" cy="361315"/>
                <wp:effectExtent l="0" t="0" r="0" b="63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7510" cy="361315"/>
                        </a:xfrm>
                        <a:prstGeom prst="rect">
                          <a:avLst/>
                        </a:prstGeom>
                        <a:noFill/>
                        <a:ln w="9525">
                          <a:noFill/>
                          <a:miter lim="800000"/>
                          <a:headEnd/>
                          <a:tailEnd/>
                        </a:ln>
                      </wps:spPr>
                      <wps:txbx>
                        <w:txbxContent>
                          <w:p w:rsidR="009D375F" w:rsidRPr="00AD050C" w:rsidRDefault="009D375F" w:rsidP="008F4906">
                            <w:pPr>
                              <w:pStyle w:val="Ttulo2"/>
                              <w:spacing w:before="0" w:line="360" w:lineRule="auto"/>
                              <w:ind w:firstLine="0"/>
                              <w:jc w:val="right"/>
                              <w:rPr>
                                <w:rFonts w:ascii="Harrington" w:hAnsi="Harrington"/>
                                <w:b/>
                                <w:color w:val="FFFF00"/>
                                <w:sz w:val="40"/>
                                <w:szCs w:val="40"/>
                              </w:rPr>
                            </w:pPr>
                            <w:r w:rsidRPr="00AD050C">
                              <w:rPr>
                                <w:rFonts w:ascii="Harrington" w:hAnsi="Harrington"/>
                                <w:b/>
                                <w:color w:val="FFFF00"/>
                                <w:sz w:val="40"/>
                                <w:szCs w:val="40"/>
                              </w:rPr>
                              <w:t>Morro Vermelho</w:t>
                            </w:r>
                            <w:r w:rsidR="002A698F" w:rsidRPr="00AD050C">
                              <w:rPr>
                                <w:rFonts w:ascii="Harrington" w:hAnsi="Harrington"/>
                                <w:b/>
                                <w:color w:val="FFFF00"/>
                                <w:sz w:val="40"/>
                                <w:szCs w:val="40"/>
                              </w:rPr>
                              <w:t>,</w:t>
                            </w:r>
                            <w:r w:rsidR="00E33571" w:rsidRPr="00AD050C">
                              <w:rPr>
                                <w:rFonts w:ascii="Harrington" w:hAnsi="Harrington"/>
                                <w:b/>
                                <w:color w:val="FFFF00"/>
                                <w:sz w:val="40"/>
                                <w:szCs w:val="40"/>
                              </w:rPr>
                              <w:t xml:space="preserve"> </w:t>
                            </w:r>
                            <w:r w:rsidR="002A698F" w:rsidRPr="00AD050C">
                              <w:rPr>
                                <w:rFonts w:ascii="Harrington" w:hAnsi="Harrington"/>
                                <w:b/>
                                <w:color w:val="FFFF00"/>
                                <w:sz w:val="40"/>
                                <w:szCs w:val="40"/>
                              </w:rPr>
                              <w:t>a</w:t>
                            </w:r>
                            <w:r w:rsidRPr="00AD050C">
                              <w:rPr>
                                <w:rFonts w:ascii="Harrington" w:hAnsi="Harrington"/>
                                <w:b/>
                                <w:color w:val="FFFF00"/>
                                <w:sz w:val="40"/>
                                <w:szCs w:val="40"/>
                              </w:rPr>
                              <w:t>mor à liberdade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D837DD" id="_x0000_s1028" type="#_x0000_t202" style="position:absolute;margin-left:799.65pt;margin-top:-59.4pt;width:331.3pt;height:28.45pt;z-index:251706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" filled="f" stroked="f">
                <v:textbox>
                  <w:txbxContent>
                    <w:p w:rsidR="009D375F" w:rsidRPr="00AD050C" w:rsidRDefault="009D375F" w:rsidP="008F4906">
                      <w:pPr>
                        <w:pStyle w:val="Ttulo2"/>
                        <w:spacing w:before="0" w:line="360" w:lineRule="auto"/>
                        <w:ind w:firstLine="0"/>
                        <w:jc w:val="right"/>
                        <w:rPr>
                          <w:rFonts w:ascii="Harrington" w:hAnsi="Harrington"/>
                          <w:b/>
                          <w:color w:val="FFFF00"/>
                          <w:sz w:val="40"/>
                          <w:szCs w:val="40"/>
                        </w:rPr>
                      </w:pPr>
                      <w:r w:rsidRPr="00AD050C">
                        <w:rPr>
                          <w:rFonts w:ascii="Harrington" w:hAnsi="Harrington"/>
                          <w:b/>
                          <w:color w:val="FFFF00"/>
                          <w:sz w:val="40"/>
                          <w:szCs w:val="40"/>
                        </w:rPr>
                        <w:t>Morro Vermelho</w:t>
                      </w:r>
                      <w:r w:rsidR="002A698F" w:rsidRPr="00AD050C">
                        <w:rPr>
                          <w:rFonts w:ascii="Harrington" w:hAnsi="Harrington"/>
                          <w:b/>
                          <w:color w:val="FFFF00"/>
                          <w:sz w:val="40"/>
                          <w:szCs w:val="40"/>
                        </w:rPr>
                        <w:t>,</w:t>
                      </w:r>
                      <w:r w:rsidR="00E33571" w:rsidRPr="00AD050C">
                        <w:rPr>
                          <w:rFonts w:ascii="Harrington" w:hAnsi="Harrington"/>
                          <w:b/>
                          <w:color w:val="FFFF00"/>
                          <w:sz w:val="40"/>
                          <w:szCs w:val="40"/>
                        </w:rPr>
                        <w:t xml:space="preserve"> </w:t>
                      </w:r>
                      <w:r w:rsidR="002A698F" w:rsidRPr="00AD050C">
                        <w:rPr>
                          <w:rFonts w:ascii="Harrington" w:hAnsi="Harrington"/>
                          <w:b/>
                          <w:color w:val="FFFF00"/>
                          <w:sz w:val="40"/>
                          <w:szCs w:val="40"/>
                        </w:rPr>
                        <w:t>a</w:t>
                      </w:r>
                      <w:r w:rsidRPr="00AD050C">
                        <w:rPr>
                          <w:rFonts w:ascii="Harrington" w:hAnsi="Harrington"/>
                          <w:b/>
                          <w:color w:val="FFFF00"/>
                          <w:sz w:val="40"/>
                          <w:szCs w:val="40"/>
                        </w:rPr>
                        <w:t>mor à liberdade</w:t>
                      </w:r>
                    </w:p>
                  </w:txbxContent>
                </v:textbox>
                <w10:wrap anchorx="margin" anchory="margin"/>
              </v:shape>
            </w:pict>
          </mc:Fallback>
        </mc:AlternateContent>
      </w:r>
    </w:p>
    <w:p w:rsidR="009F054C" w:rsidRDefault="00397CA3">
      <w:pPr>
        <w:ind w:firstLine="0"/>
        <w:pPrChange w:id="1" w:author="Geraldo" w:date="2021-04-18T22:21:00Z">
          <w:pPr/>
        </w:pPrChange>
      </w:pPr>
      <w:r>
        <w:rPr>
          <w:noProof/>
          <w:lang w:eastAsia="pt-BR"/>
        </w:rPr>
        <mc:AlternateContent>
          <mc:Choice Requires="wps">
            <w:drawing>
              <wp:anchor distT="45720" distB="45720" distL="114300" distR="114300" simplePos="0" relativeHeight="252176384" behindDoc="0" locked="0" layoutInCell="1" allowOverlap="1" wp14:anchorId="502C6A2B" wp14:editId="52F1E55D">
                <wp:simplePos x="0" y="0"/>
                <wp:positionH relativeFrom="column">
                  <wp:posOffset>2273481</wp:posOffset>
                </wp:positionH>
                <wp:positionV relativeFrom="paragraph">
                  <wp:posOffset>73479</wp:posOffset>
                </wp:positionV>
                <wp:extent cx="12064365" cy="578069"/>
                <wp:effectExtent l="0" t="0" r="0" b="0"/>
                <wp:wrapNone/>
                <wp:docPr id="25" name="Caixa de Texto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64365" cy="578069"/>
                        </a:xfrm>
                        <a:prstGeom prst="rect">
                          <a:avLst/>
                        </a:prstGeom>
                        <a:noFill/>
                        <a:ln w="9525">
                          <a:noFill/>
                          <a:miter lim="800000"/>
                          <a:headEnd/>
                          <a:tailEnd/>
                        </a:ln>
                      </wps:spPr>
                      <wps:txbx>
                        <w:txbxContent>
                          <w:p w:rsidR="00847420" w:rsidRDefault="00397CA3" w:rsidP="00051AF9">
                            <w:pPr>
                              <w:ind w:firstLine="0"/>
                              <w:jc w:val="center"/>
                              <w:rPr>
                                <w:rFonts w:ascii="Harrington" w:hAnsi="Harrington"/>
                                <w:color w:val="C00000"/>
                                <w:sz w:val="64"/>
                                <w:szCs w:val="64"/>
                              </w:rPr>
                            </w:pPr>
                            <w:r>
                              <w:rPr>
                                <w:rFonts w:ascii="Harrington" w:hAnsi="Harrington"/>
                                <w:color w:val="C00000"/>
                                <w:sz w:val="64"/>
                                <w:szCs w:val="64"/>
                              </w:rPr>
                              <w:t>Eles prestaram relevantes serviços à comunidade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2C6A2B" id="Caixa de Texto 25" o:spid="_x0000_s1029" type="#_x0000_t202" style="position:absolute;margin-left:179pt;margin-top:5.8pt;width:949.95pt;height:45.5pt;z-index:252176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" filled="f" stroked="f">
                <v:textbox>
                  <w:txbxContent>
                    <w:p w:rsidR="00847420" w:rsidRDefault="00397CA3" w:rsidP="00051AF9">
                      <w:pPr>
                        <w:ind w:firstLine="0"/>
                        <w:jc w:val="center"/>
                        <w:rPr>
                          <w:rFonts w:ascii="Harrington" w:hAnsi="Harrington"/>
                          <w:color w:val="C00000"/>
                          <w:sz w:val="64"/>
                          <w:szCs w:val="64"/>
                        </w:rPr>
                      </w:pPr>
                      <w:r>
                        <w:rPr>
                          <w:rFonts w:ascii="Harrington" w:hAnsi="Harrington"/>
                          <w:color w:val="C00000"/>
                          <w:sz w:val="64"/>
                          <w:szCs w:val="64"/>
                        </w:rPr>
                        <w:t>Eles prestaram relevantes serviços à comunidade</w:t>
                      </w:r>
                    </w:p>
                  </w:txbxContent>
                </v:textbox>
              </v:shape>
            </w:pict>
          </mc:Fallback>
        </mc:AlternateContent>
      </w:r>
    </w:p>
    <w:p w:rsidR="00364C2F" w:rsidRDefault="00051AF9">
      <w:r>
        <w:rPr>
          <w:noProof/>
          <w:lang w:eastAsia="pt-BR"/>
        </w:rPr>
        <mc:AlternateContent>
          <mc:Choice Requires="wps">
            <w:drawing>
              <wp:anchor distT="45720" distB="45720" distL="114300" distR="114300" simplePos="0" relativeHeight="252174336" behindDoc="0" locked="0" layoutInCell="1" allowOverlap="1" wp14:anchorId="24F8F049" wp14:editId="7D26EFA4">
                <wp:simplePos x="0" y="0"/>
                <wp:positionH relativeFrom="column">
                  <wp:posOffset>5865348</wp:posOffset>
                </wp:positionH>
                <wp:positionV relativeFrom="paragraph">
                  <wp:posOffset>133936</wp:posOffset>
                </wp:positionV>
                <wp:extent cx="5107940" cy="655662"/>
                <wp:effectExtent l="0" t="0" r="0" b="0"/>
                <wp:wrapNone/>
                <wp:docPr id="23" name="Caixa de Texto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655662"/>
                        </a:xfrm>
                        <a:prstGeom prst="rect">
                          <a:avLst/>
                        </a:prstGeom>
                        <a:noFill/>
                        <a:ln w="9525">
                          <a:noFill/>
                          <a:miter lim="800000"/>
                          <a:headEnd/>
                          <a:tailEnd/>
                        </a:ln>
                      </wps:spPr>
                      <wps:txbx>
                        <w:txbxContent>
                          <w:p w:rsidR="00051AF9" w:rsidRPr="00AC6A77" w:rsidRDefault="00051AF9" w:rsidP="00051AF9">
                            <w:pPr>
                              <w:ind w:firstLine="0"/>
                              <w:jc w:val="center"/>
                              <w:rPr>
                                <w:rFonts w:ascii="Harrington" w:hAnsi="Harrington"/>
                                <w:color w:val="C00000"/>
                                <w:sz w:val="64"/>
                                <w:szCs w:val="6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F8F049" id="Caixa de Texto 23" o:spid="_x0000_s1030" type="#_x0000_t202" style="position:absolute;left:0;text-align:left;margin-left:461.85pt;margin-top:10.55pt;width:402.2pt;height:51.65pt;z-index:252174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" filled="f" stroked="f">
                <v:textbox>
                  <w:txbxContent>
                    <w:p w:rsidR="00051AF9" w:rsidRPr="00AC6A77" w:rsidRDefault="00051AF9" w:rsidP="00051AF9">
                      <w:pPr>
                        <w:ind w:firstLine="0"/>
                        <w:jc w:val="center"/>
                        <w:rPr>
                          <w:rFonts w:ascii="Harrington" w:hAnsi="Harrington"/>
                          <w:color w:val="C00000"/>
                          <w:sz w:val="64"/>
                          <w:szCs w:val="64"/>
                        </w:rPr>
                      </w:pPr>
                    </w:p>
                  </w:txbxContent>
                </v:textbox>
              </v:shape>
            </w:pict>
          </mc:Fallback>
        </mc:AlternateContent>
      </w:r>
    </w:p>
    <w:p w:rsidR="00364C2F" w:rsidRDefault="0008770F">
      <w:r>
        <w:rPr>
          <w:noProof/>
          <w:lang w:eastAsia="pt-BR"/>
        </w:rPr>
        <mc:AlternateContent>
          <mc:Choice Requires="wps">
            <w:drawing>
              <wp:anchor distT="45720" distB="45720" distL="114300" distR="114300" simplePos="0" relativeHeight="251703296" behindDoc="0" locked="0" layoutInCell="1" allowOverlap="1" wp14:anchorId="59C45F96" wp14:editId="5D93E4D1">
                <wp:simplePos x="0" y="0"/>
                <wp:positionH relativeFrom="column">
                  <wp:posOffset>-589461</wp:posOffset>
                </wp:positionH>
                <wp:positionV relativeFrom="paragraph">
                  <wp:posOffset>295547</wp:posOffset>
                </wp:positionV>
                <wp:extent cx="2743200" cy="8621486"/>
                <wp:effectExtent l="0" t="0" r="19050" b="27305"/>
                <wp:wrapNone/>
                <wp:docPr id="2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8621486"/>
                        </a:xfrm>
                        <a:prstGeom prst="rect">
                          <a:avLst/>
                        </a:prstGeom>
                        <a:gradFill flip="none" rotWithShape="1">
                          <a:gsLst>
                            <a:gs pos="0">
                              <a:srgbClr val="C00000">
                                <a:shade val="30000"/>
                                <a:satMod val="115000"/>
                              </a:srgbClr>
                            </a:gs>
                            <a:gs pos="50000">
                              <a:srgbClr val="C00000">
                                <a:shade val="67500"/>
                                <a:satMod val="115000"/>
                              </a:srgbClr>
                            </a:gs>
                            <a:gs pos="100000">
                              <a:srgbClr val="C00000">
                                <a:shade val="100000"/>
                                <a:satMod val="115000"/>
                              </a:srgbClr>
                            </a:gs>
                          </a:gsLst>
                          <a:lin ang="2700000" scaled="1"/>
                          <a:tileRect/>
                        </a:gradFill>
                        <a:ln w="9525">
                          <a:solidFill>
                            <a:srgbClr val="000000"/>
                          </a:solidFill>
                          <a:miter lim="800000"/>
                          <a:headEnd/>
                          <a:tailEnd/>
                        </a:ln>
                      </wps:spPr>
                      <wps:txbx>
                        <w:txbxContent>
                          <w:p w:rsidR="00EB1E81" w:rsidRPr="00CB42BC" w:rsidRDefault="00EB1E81" w:rsidP="00D854C3">
                            <w:pPr>
                              <w:rPr>
                                <w:color w:val="FF000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2700000" w14:scaled="0"/>
                                  </w14:gradFill>
                                </w14:textFil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C45F96" id="_x0000_s1031" type="#_x0000_t202" style="position:absolute;left:0;text-align:left;margin-left:-46.4pt;margin-top:23.25pt;width:3in;height:678.85pt;z-index:251703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" fillcolor="#700">
                <v:fill color2="#ce0000" rotate="t" angle="45" colors="0 #700;.5 #ad0000;1 #ce0000" focus="100%" type="gradient"/>
                <v:textbox>
                  <w:txbxContent>
                    <w:p w:rsidR="00EB1E81" w:rsidRPr="00CB42BC" w:rsidRDefault="00EB1E81" w:rsidP="00D854C3">
                      <w:pPr>
                        <w:rPr>
                          <w:color w:val="FF000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2700000" w14:scaled="0"/>
                            </w14:gradFill>
                          </w14:textFill>
                        </w:rPr>
                      </w:pPr>
                    </w:p>
                  </w:txbxContent>
                </v:textbox>
              </v:shape>
            </w:pict>
          </mc:Fallback>
        </mc:AlternateContent>
      </w:r>
    </w:p>
    <w:p w:rsidR="00FF6311" w:rsidRDefault="0027647F">
      <w:r>
        <w:rPr>
          <w:noProof/>
          <w:lang w:eastAsia="pt-BR"/>
        </w:rPr>
        <mc:AlternateContent>
          <mc:Choice Requires="wps">
            <w:drawing>
              <wp:anchor distT="45720" distB="45720" distL="114300" distR="114300" simplePos="0" relativeHeight="252216320" behindDoc="0" locked="0" layoutInCell="1" allowOverlap="1" wp14:anchorId="0DBE1247" wp14:editId="4FCFD3EE">
                <wp:simplePos x="0" y="0"/>
                <wp:positionH relativeFrom="column">
                  <wp:posOffset>2317024</wp:posOffset>
                </wp:positionH>
                <wp:positionV relativeFrom="paragraph">
                  <wp:posOffset>48441</wp:posOffset>
                </wp:positionV>
                <wp:extent cx="11902803" cy="946673"/>
                <wp:effectExtent l="0" t="0" r="0" b="6350"/>
                <wp:wrapNone/>
                <wp:docPr id="32" name="Caixa de Texto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02803" cy="946673"/>
                        </a:xfrm>
                        <a:prstGeom prst="rect">
                          <a:avLst/>
                        </a:prstGeom>
                        <a:noFill/>
                        <a:ln w="9525">
                          <a:noFill/>
                          <a:miter lim="800000"/>
                          <a:headEnd/>
                          <a:tailEnd/>
                        </a:ln>
                      </wps:spPr>
                      <wps:txbx>
                        <w:txbxContent>
                          <w:p w:rsidR="00A6660C" w:rsidRPr="00A6660C" w:rsidRDefault="002D45FC" w:rsidP="0070267D">
                            <w:pPr>
                              <w:spacing w:line="400" w:lineRule="atLeast"/>
                              <w:ind w:firstLine="0"/>
                              <w:jc w:val="center"/>
                              <w:rPr>
                                <w:rFonts w:asciiTheme="majorHAnsi" w:hAnsiTheme="majorHAnsi"/>
                                <w:b/>
                                <w:color w:val="000000" w:themeColor="text1"/>
                              </w:rPr>
                            </w:pPr>
                            <w:r>
                              <w:rPr>
                                <w:rFonts w:asciiTheme="majorHAnsi" w:hAnsiTheme="majorHAnsi"/>
                                <w:b/>
                                <w:color w:val="000000" w:themeColor="text1"/>
                              </w:rPr>
                              <w:t xml:space="preserve">Eram professores, músicos, padres, militares, advogados, empresários, trabalhadores rurais ou simples donas de casa. Todos, no entanto, de alguma forma e dentro de seus limites procuraram ajudar o próximo, auxiliar os mais necessitados, lutar por melhores condições de vida e por dignidade para os conterrâneos. E mais: procuraram, a todo o custo, repassar às novas gerações as lições da escola, o fazer rural, a arte e </w:t>
                            </w:r>
                            <w:r w:rsidR="00D07EC7">
                              <w:rPr>
                                <w:rFonts w:asciiTheme="majorHAnsi" w:hAnsiTheme="majorHAnsi"/>
                                <w:b/>
                                <w:color w:val="000000" w:themeColor="text1"/>
                              </w:rPr>
                              <w:t xml:space="preserve">a </w:t>
                            </w:r>
                            <w:r>
                              <w:rPr>
                                <w:rFonts w:asciiTheme="majorHAnsi" w:hAnsiTheme="majorHAnsi"/>
                                <w:b/>
                                <w:color w:val="000000" w:themeColor="text1"/>
                              </w:rPr>
                              <w:t>música, a disciplina do esporte, os segredos da costura, do bordado e da culinária. Deixaram um legado que ninguém mais esquece.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BE1247" id="Caixa de Texto 32" o:spid="_x0000_s1032" type="#_x0000_t202" style="position:absolute;left:0;text-align:left;margin-left:182.45pt;margin-top:3.8pt;width:937.25pt;height:74.55pt;z-index:252216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" filled="f" stroked="f">
                <v:textbox>
                  <w:txbxContent>
                    <w:p w:rsidR="00A6660C" w:rsidRPr="00A6660C" w:rsidRDefault="002D45FC" w:rsidP="0070267D">
                      <w:pPr>
                        <w:spacing w:line="400" w:lineRule="atLeast"/>
                        <w:ind w:firstLine="0"/>
                        <w:jc w:val="center"/>
                        <w:rPr>
                          <w:rFonts w:asciiTheme="majorHAnsi" w:hAnsiTheme="majorHAnsi"/>
                          <w:b/>
                          <w:color w:val="000000" w:themeColor="text1"/>
                        </w:rPr>
                      </w:pPr>
                      <w:r>
                        <w:rPr>
                          <w:rFonts w:asciiTheme="majorHAnsi" w:hAnsiTheme="majorHAnsi"/>
                          <w:b/>
                          <w:color w:val="000000" w:themeColor="text1"/>
                        </w:rPr>
                        <w:t xml:space="preserve">Eram professores, músicos, padres, militares, advogados, empresários, trabalhadores rurais ou simples donas de casa. Todos, no entanto, de alguma forma e dentro de seus limites procuraram ajudar o próximo, auxiliar os mais necessitados, lutar por melhores condições de vida e por dignidade para os conterrâneos. E mais: procuraram, a todo o custo, repassar às novas gerações as lições da escola, o fazer rural, a arte e </w:t>
                      </w:r>
                      <w:r w:rsidR="00D07EC7">
                        <w:rPr>
                          <w:rFonts w:asciiTheme="majorHAnsi" w:hAnsiTheme="majorHAnsi"/>
                          <w:b/>
                          <w:color w:val="000000" w:themeColor="text1"/>
                        </w:rPr>
                        <w:t xml:space="preserve">a </w:t>
                      </w:r>
                      <w:r>
                        <w:rPr>
                          <w:rFonts w:asciiTheme="majorHAnsi" w:hAnsiTheme="majorHAnsi"/>
                          <w:b/>
                          <w:color w:val="000000" w:themeColor="text1"/>
                        </w:rPr>
                        <w:t>música, a disciplina do esporte, os segredos da costura, do bordado e da culinária. Deixaram um legado que ninguém mais esquece.</w:t>
                      </w:r>
                    </w:p>
                  </w:txbxContent>
                </v:textbox>
              </v:shape>
            </w:pict>
          </mc:Fallback>
        </mc:AlternateContent>
      </w:r>
    </w:p>
    <w:p w:rsidR="009E5796" w:rsidRDefault="009E5796">
      <w:pPr>
        <w:rPr>
          <w:noProof/>
          <w:lang w:eastAsia="pt-BR"/>
        </w:rPr>
      </w:pPr>
    </w:p>
    <w:p w:rsidR="009E5796" w:rsidRDefault="00841EC8">
      <w:pPr>
        <w:rPr>
          <w:noProof/>
          <w:lang w:eastAsia="pt-BR"/>
        </w:rPr>
      </w:pPr>
      <w:r>
        <w:rPr>
          <w:noProof/>
          <w:lang w:eastAsia="pt-BR"/>
        </w:rPr>
        <mc:AlternateContent>
          <mc:Choice Requires="wps">
            <w:drawing>
              <wp:anchor distT="45720" distB="45720" distL="114300" distR="114300" simplePos="0" relativeHeight="252351488" behindDoc="0" locked="0" layoutInCell="1" allowOverlap="1" wp14:anchorId="7DE3F9A5" wp14:editId="2DED3570">
                <wp:simplePos x="0" y="0"/>
                <wp:positionH relativeFrom="column">
                  <wp:posOffset>8079561</wp:posOffset>
                </wp:positionH>
                <wp:positionV relativeFrom="paragraph">
                  <wp:posOffset>824985</wp:posOffset>
                </wp:positionV>
                <wp:extent cx="1622106" cy="451158"/>
                <wp:effectExtent l="0" t="0" r="0" b="6350"/>
                <wp:wrapNone/>
                <wp:docPr id="198" name="Caixa de Texto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2106" cy="451158"/>
                        </a:xfrm>
                        <a:prstGeom prst="rect">
                          <a:avLst/>
                        </a:prstGeom>
                        <a:noFill/>
                        <a:ln w="9525">
                          <a:noFill/>
                          <a:miter lim="800000"/>
                          <a:headEnd/>
                          <a:tailEnd/>
                        </a:ln>
                      </wps:spPr>
                      <wps:txbx>
                        <w:txbxContent>
                          <w:p w:rsidR="00841EC8" w:rsidRPr="00841EC8" w:rsidRDefault="00841EC8" w:rsidP="00051AF9">
                            <w:pPr>
                              <w:ind w:firstLine="0"/>
                              <w:jc w:val="center"/>
                              <w:rPr>
                                <w:rFonts w:ascii="Times New Roman" w:hAnsi="Times New Roman" w:cs="Times New Roman"/>
                                <w:b/>
                                <w:sz w:val="12"/>
                                <w:szCs w:val="12"/>
                              </w:rPr>
                            </w:pPr>
                            <w:r>
                              <w:rPr>
                                <w:rFonts w:ascii="Times New Roman" w:hAnsi="Times New Roman" w:cs="Times New Roman"/>
                                <w:b/>
                                <w:sz w:val="12"/>
                                <w:szCs w:val="12"/>
                              </w:rPr>
                              <w:t xml:space="preserve">O rico português </w:t>
                            </w:r>
                            <w:r w:rsidRPr="00841EC8">
                              <w:rPr>
                                <w:rFonts w:ascii="Times New Roman" w:hAnsi="Times New Roman" w:cs="Times New Roman"/>
                                <w:b/>
                                <w:sz w:val="12"/>
                                <w:szCs w:val="12"/>
                              </w:rPr>
                              <w:t>Matheus Lopes de Magalhães criava gado de alt</w:t>
                            </w:r>
                            <w:r>
                              <w:rPr>
                                <w:rFonts w:ascii="Times New Roman" w:hAnsi="Times New Roman" w:cs="Times New Roman"/>
                                <w:b/>
                                <w:sz w:val="12"/>
                                <w:szCs w:val="12"/>
                              </w:rPr>
                              <w:t>a</w:t>
                            </w:r>
                            <w:r w:rsidRPr="00841EC8">
                              <w:rPr>
                                <w:rFonts w:ascii="Times New Roman" w:hAnsi="Times New Roman" w:cs="Times New Roman"/>
                                <w:b/>
                                <w:sz w:val="12"/>
                                <w:szCs w:val="12"/>
                              </w:rPr>
                              <w:t xml:space="preserve"> qualidade e</w:t>
                            </w:r>
                            <w:r>
                              <w:rPr>
                                <w:rFonts w:ascii="Times New Roman" w:hAnsi="Times New Roman" w:cs="Times New Roman"/>
                                <w:b/>
                                <w:sz w:val="12"/>
                                <w:szCs w:val="12"/>
                              </w:rPr>
                              <w:t xml:space="preserve"> tinha um famoso pomar de uvas e</w:t>
                            </w:r>
                            <w:r w:rsidRPr="00841EC8">
                              <w:rPr>
                                <w:rFonts w:ascii="Times New Roman" w:hAnsi="Times New Roman" w:cs="Times New Roman"/>
                                <w:b/>
                                <w:sz w:val="12"/>
                                <w:szCs w:val="12"/>
                              </w:rPr>
                              <w:t xml:space="preserve"> maç</w:t>
                            </w:r>
                            <w:r w:rsidR="00197288">
                              <w:rPr>
                                <w:rFonts w:ascii="Times New Roman" w:hAnsi="Times New Roman" w:cs="Times New Roman"/>
                                <w:b/>
                                <w:sz w:val="12"/>
                                <w:szCs w:val="12"/>
                              </w:rPr>
                              <w:t>ã</w:t>
                            </w:r>
                            <w:r w:rsidRPr="00841EC8">
                              <w:rPr>
                                <w:rFonts w:ascii="Times New Roman" w:hAnsi="Times New Roman" w:cs="Times New Roman"/>
                                <w:b/>
                                <w:sz w:val="12"/>
                                <w:szCs w:val="12"/>
                              </w:rPr>
                              <w:t>s</w:t>
                            </w:r>
                            <w:r>
                              <w:rPr>
                                <w:rFonts w:ascii="Times New Roman" w:hAnsi="Times New Roman" w:cs="Times New Roman"/>
                                <w:b/>
                                <w:sz w:val="12"/>
                                <w:szCs w:val="12"/>
                              </w:rPr>
                              <w:t xml:space="preserve"> </w:t>
                            </w:r>
                            <w:r w:rsidRPr="00841EC8">
                              <w:rPr>
                                <w:rFonts w:ascii="Times New Roman" w:hAnsi="Times New Roman" w:cs="Times New Roman"/>
                                <w:b/>
                                <w:sz w:val="12"/>
                                <w:szCs w:val="12"/>
                              </w:rPr>
                              <w:t xml:space="preserve">em área da </w:t>
                            </w:r>
                            <w:r>
                              <w:rPr>
                                <w:rFonts w:ascii="Times New Roman" w:hAnsi="Times New Roman" w:cs="Times New Roman"/>
                                <w:b/>
                                <w:sz w:val="12"/>
                                <w:szCs w:val="12"/>
                              </w:rPr>
                              <w:t xml:space="preserve">hoje </w:t>
                            </w:r>
                            <w:r w:rsidRPr="00841EC8">
                              <w:rPr>
                                <w:rFonts w:ascii="Times New Roman" w:hAnsi="Times New Roman" w:cs="Times New Roman"/>
                                <w:b/>
                                <w:sz w:val="12"/>
                                <w:szCs w:val="12"/>
                              </w:rPr>
                              <w:t xml:space="preserve">Fazenda do </w:t>
                            </w:r>
                            <w:proofErr w:type="spellStart"/>
                            <w:r w:rsidRPr="00841EC8">
                              <w:rPr>
                                <w:rFonts w:ascii="Times New Roman" w:hAnsi="Times New Roman" w:cs="Times New Roman"/>
                                <w:b/>
                                <w:sz w:val="12"/>
                                <w:szCs w:val="12"/>
                              </w:rPr>
                              <w:t>Geriza</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E3F9A5" id="Caixa de Texto 198" o:spid="_x0000_s1033" type="#_x0000_t202" style="position:absolute;left:0;text-align:left;margin-left:636.2pt;margin-top:64.95pt;width:127.7pt;height:35.5pt;z-index:252351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" filled="f" stroked="f">
                <v:textbox>
                  <w:txbxContent>
                    <w:p w:rsidR="00841EC8" w:rsidRPr="00841EC8" w:rsidRDefault="00841EC8" w:rsidP="00051AF9">
                      <w:pPr>
                        <w:ind w:firstLine="0"/>
                        <w:jc w:val="center"/>
                        <w:rPr>
                          <w:rFonts w:ascii="Times New Roman" w:hAnsi="Times New Roman" w:cs="Times New Roman"/>
                          <w:b/>
                          <w:sz w:val="12"/>
                          <w:szCs w:val="12"/>
                        </w:rPr>
                      </w:pPr>
                      <w:r>
                        <w:rPr>
                          <w:rFonts w:ascii="Times New Roman" w:hAnsi="Times New Roman" w:cs="Times New Roman"/>
                          <w:b/>
                          <w:sz w:val="12"/>
                          <w:szCs w:val="12"/>
                        </w:rPr>
                        <w:t xml:space="preserve">O rico português </w:t>
                      </w:r>
                      <w:r w:rsidRPr="00841EC8">
                        <w:rPr>
                          <w:rFonts w:ascii="Times New Roman" w:hAnsi="Times New Roman" w:cs="Times New Roman"/>
                          <w:b/>
                          <w:sz w:val="12"/>
                          <w:szCs w:val="12"/>
                        </w:rPr>
                        <w:t>Matheus Lopes de Magalhães criava gado de alt</w:t>
                      </w:r>
                      <w:r>
                        <w:rPr>
                          <w:rFonts w:ascii="Times New Roman" w:hAnsi="Times New Roman" w:cs="Times New Roman"/>
                          <w:b/>
                          <w:sz w:val="12"/>
                          <w:szCs w:val="12"/>
                        </w:rPr>
                        <w:t>a</w:t>
                      </w:r>
                      <w:r w:rsidRPr="00841EC8">
                        <w:rPr>
                          <w:rFonts w:ascii="Times New Roman" w:hAnsi="Times New Roman" w:cs="Times New Roman"/>
                          <w:b/>
                          <w:sz w:val="12"/>
                          <w:szCs w:val="12"/>
                        </w:rPr>
                        <w:t xml:space="preserve"> qualidade e</w:t>
                      </w:r>
                      <w:r>
                        <w:rPr>
                          <w:rFonts w:ascii="Times New Roman" w:hAnsi="Times New Roman" w:cs="Times New Roman"/>
                          <w:b/>
                          <w:sz w:val="12"/>
                          <w:szCs w:val="12"/>
                        </w:rPr>
                        <w:t xml:space="preserve"> tinha um famoso pomar de uvas e</w:t>
                      </w:r>
                      <w:r w:rsidRPr="00841EC8">
                        <w:rPr>
                          <w:rFonts w:ascii="Times New Roman" w:hAnsi="Times New Roman" w:cs="Times New Roman"/>
                          <w:b/>
                          <w:sz w:val="12"/>
                          <w:szCs w:val="12"/>
                        </w:rPr>
                        <w:t xml:space="preserve"> maç</w:t>
                      </w:r>
                      <w:r w:rsidR="00197288">
                        <w:rPr>
                          <w:rFonts w:ascii="Times New Roman" w:hAnsi="Times New Roman" w:cs="Times New Roman"/>
                          <w:b/>
                          <w:sz w:val="12"/>
                          <w:szCs w:val="12"/>
                        </w:rPr>
                        <w:t>ã</w:t>
                      </w:r>
                      <w:r w:rsidRPr="00841EC8">
                        <w:rPr>
                          <w:rFonts w:ascii="Times New Roman" w:hAnsi="Times New Roman" w:cs="Times New Roman"/>
                          <w:b/>
                          <w:sz w:val="12"/>
                          <w:szCs w:val="12"/>
                        </w:rPr>
                        <w:t>s</w:t>
                      </w:r>
                      <w:r>
                        <w:rPr>
                          <w:rFonts w:ascii="Times New Roman" w:hAnsi="Times New Roman" w:cs="Times New Roman"/>
                          <w:b/>
                          <w:sz w:val="12"/>
                          <w:szCs w:val="12"/>
                        </w:rPr>
                        <w:t xml:space="preserve"> </w:t>
                      </w:r>
                      <w:r w:rsidRPr="00841EC8">
                        <w:rPr>
                          <w:rFonts w:ascii="Times New Roman" w:hAnsi="Times New Roman" w:cs="Times New Roman"/>
                          <w:b/>
                          <w:sz w:val="12"/>
                          <w:szCs w:val="12"/>
                        </w:rPr>
                        <w:t xml:space="preserve">em área da </w:t>
                      </w:r>
                      <w:r>
                        <w:rPr>
                          <w:rFonts w:ascii="Times New Roman" w:hAnsi="Times New Roman" w:cs="Times New Roman"/>
                          <w:b/>
                          <w:sz w:val="12"/>
                          <w:szCs w:val="12"/>
                        </w:rPr>
                        <w:t xml:space="preserve">hoje </w:t>
                      </w:r>
                      <w:r w:rsidRPr="00841EC8">
                        <w:rPr>
                          <w:rFonts w:ascii="Times New Roman" w:hAnsi="Times New Roman" w:cs="Times New Roman"/>
                          <w:b/>
                          <w:sz w:val="12"/>
                          <w:szCs w:val="12"/>
                        </w:rPr>
                        <w:t xml:space="preserve">Fazenda do </w:t>
                      </w:r>
                      <w:proofErr w:type="spellStart"/>
                      <w:r w:rsidRPr="00841EC8">
                        <w:rPr>
                          <w:rFonts w:ascii="Times New Roman" w:hAnsi="Times New Roman" w:cs="Times New Roman"/>
                          <w:b/>
                          <w:sz w:val="12"/>
                          <w:szCs w:val="12"/>
                        </w:rPr>
                        <w:t>Geriza</w:t>
                      </w:r>
                      <w:proofErr w:type="spellEnd"/>
                    </w:p>
                  </w:txbxContent>
                </v:textbox>
              </v:shape>
            </w:pict>
          </mc:Fallback>
        </mc:AlternateContent>
      </w:r>
      <w:r>
        <w:rPr>
          <w:noProof/>
          <w:lang w:eastAsia="pt-BR"/>
        </w:rPr>
        <w:drawing>
          <wp:anchor distT="0" distB="0" distL="114300" distR="114300" simplePos="0" relativeHeight="252349440" behindDoc="0" locked="0" layoutInCell="1" allowOverlap="1" wp14:anchorId="27527D22" wp14:editId="22974025">
            <wp:simplePos x="0" y="0"/>
            <wp:positionH relativeFrom="column">
              <wp:posOffset>5344795</wp:posOffset>
            </wp:positionH>
            <wp:positionV relativeFrom="paragraph">
              <wp:posOffset>589280</wp:posOffset>
            </wp:positionV>
            <wp:extent cx="4356000" cy="2268001"/>
            <wp:effectExtent l="19050" t="19050" r="26035" b="18415"/>
            <wp:wrapNone/>
            <wp:docPr id="197" name="Imagem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23MV13.jpg"/>
                    <pic:cNvPicPr/>
                  </pic:nvPicPr>
                  <pic:blipFill>
                    <a:blip r:embed="rId6">
                      <a:extLst>
                        <a:ext uri="{28A0092B-C50C-407E-A947-70E740481C1C}">
                          <a14:useLocalDpi xmlns:a14="http://schemas.microsoft.com/office/drawing/2010/main" val="0"/>
                        </a:ext>
                      </a:extLst>
                    </a:blip>
                    <a:stretch>
                      <a:fillRect/>
                    </a:stretch>
                  </pic:blipFill>
                  <pic:spPr>
                    <a:xfrm>
                      <a:off x="0" y="0"/>
                      <a:ext cx="4356000" cy="2268001"/>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5E0B30">
        <w:rPr>
          <w:noProof/>
          <w:lang w:eastAsia="pt-BR"/>
        </w:rPr>
        <mc:AlternateContent>
          <mc:Choice Requires="wps">
            <w:drawing>
              <wp:anchor distT="45720" distB="45720" distL="114300" distR="114300" simplePos="0" relativeHeight="252210176" behindDoc="0" locked="0" layoutInCell="1" allowOverlap="1" wp14:anchorId="0545A0FF" wp14:editId="5B3E1966">
                <wp:simplePos x="0" y="0"/>
                <wp:positionH relativeFrom="column">
                  <wp:posOffset>5219028</wp:posOffset>
                </wp:positionH>
                <wp:positionV relativeFrom="paragraph">
                  <wp:posOffset>3665444</wp:posOffset>
                </wp:positionV>
                <wp:extent cx="4485640" cy="4818530"/>
                <wp:effectExtent l="0" t="0" r="0" b="1270"/>
                <wp:wrapNone/>
                <wp:docPr id="18" name="Caixa de Texto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5640" cy="4818530"/>
                        </a:xfrm>
                        <a:prstGeom prst="rect">
                          <a:avLst/>
                        </a:prstGeom>
                        <a:noFill/>
                        <a:ln w="9525">
                          <a:noFill/>
                          <a:miter lim="800000"/>
                          <a:headEnd/>
                          <a:tailEnd/>
                        </a:ln>
                      </wps:spPr>
                      <wps:txbx>
                        <w:txbxContent>
                          <w:p w:rsidR="00410E55" w:rsidRPr="00410E55" w:rsidRDefault="00410E55" w:rsidP="00CC4F54">
                            <w:pPr>
                              <w:jc w:val="center"/>
                              <w:rPr>
                                <w:rFonts w:asciiTheme="minorHAnsi" w:hAnsiTheme="minorHAnsi"/>
                                <w:sz w:val="20"/>
                                <w:szCs w:val="20"/>
                              </w:rPr>
                            </w:pPr>
                            <w:r w:rsidRPr="00410E55">
                              <w:rPr>
                                <w:rFonts w:asciiTheme="minorHAnsi" w:hAnsiTheme="minorHAnsi"/>
                                <w:sz w:val="20"/>
                                <w:szCs w:val="20"/>
                              </w:rPr>
                              <w:t>Matheus Lopes de Magalhães</w:t>
                            </w:r>
                            <w:r w:rsidR="002D45FC">
                              <w:rPr>
                                <w:rFonts w:asciiTheme="minorHAnsi" w:hAnsiTheme="minorHAnsi"/>
                                <w:sz w:val="20"/>
                                <w:szCs w:val="20"/>
                              </w:rPr>
                              <w:t xml:space="preserve"> </w:t>
                            </w:r>
                            <w:r w:rsidR="00735434">
                              <w:rPr>
                                <w:rFonts w:asciiTheme="minorHAnsi" w:hAnsiTheme="minorHAnsi"/>
                                <w:sz w:val="20"/>
                                <w:szCs w:val="20"/>
                              </w:rPr>
                              <w:t>foi</w:t>
                            </w:r>
                            <w:r w:rsidR="00085A75">
                              <w:rPr>
                                <w:rFonts w:asciiTheme="minorHAnsi" w:hAnsiTheme="minorHAnsi"/>
                                <w:sz w:val="20"/>
                                <w:szCs w:val="20"/>
                              </w:rPr>
                              <w:t xml:space="preserve"> o patriarca de todas as famílias Lopes e Magalhães de Morro Vermelho. E</w:t>
                            </w:r>
                            <w:r w:rsidRPr="00410E55">
                              <w:rPr>
                                <w:rFonts w:asciiTheme="minorHAnsi" w:hAnsiTheme="minorHAnsi"/>
                                <w:sz w:val="20"/>
                                <w:szCs w:val="20"/>
                              </w:rPr>
                              <w:t xml:space="preserve">ra filho de Domingos Lopes e Rosa Maria de Magalhães, do povoado de São Gens, antiga vila de Monte Longo, na região de Braga, no norte de Portugal. Era neto de João Lopes e Maria de Andrade (paterno), da freguesia de São Miguel de </w:t>
                            </w:r>
                            <w:proofErr w:type="spellStart"/>
                            <w:r w:rsidRPr="00410E55">
                              <w:rPr>
                                <w:rFonts w:asciiTheme="minorHAnsi" w:hAnsiTheme="minorHAnsi"/>
                                <w:sz w:val="20"/>
                                <w:szCs w:val="20"/>
                              </w:rPr>
                              <w:t>Refojos</w:t>
                            </w:r>
                            <w:proofErr w:type="spellEnd"/>
                            <w:r w:rsidRPr="00410E55">
                              <w:rPr>
                                <w:rFonts w:asciiTheme="minorHAnsi" w:hAnsiTheme="minorHAnsi"/>
                                <w:sz w:val="20"/>
                                <w:szCs w:val="20"/>
                              </w:rPr>
                              <w:t xml:space="preserve"> de Basto, cidade conhecida por um antigo e famoso convento, também na região de Braga, e de Antônio de Magalhães e Joana Lopes Ferreira (materno), da localidade de Lugar de Pica, em São Gens, onde também moravam seus pais. Matheus nasceu em 15 de dezembro de 1784 e no mesmo dia foi batizado na igreja de São Bartolomeu de São Gens pelo padre Bernardo José de Almeida, sendo padrinhos Matheus Gonçalves e Ana de Oliveira, filha maior de Antônio de Barros, todos do Lugar de Pica.</w:t>
                            </w:r>
                          </w:p>
                          <w:p w:rsidR="00410E55" w:rsidRPr="00410E55" w:rsidRDefault="00410E55" w:rsidP="00CC4F54">
                            <w:pPr>
                              <w:jc w:val="center"/>
                              <w:rPr>
                                <w:rFonts w:asciiTheme="minorHAnsi" w:hAnsiTheme="minorHAnsi"/>
                                <w:sz w:val="20"/>
                                <w:szCs w:val="20"/>
                              </w:rPr>
                            </w:pPr>
                            <w:r w:rsidRPr="00410E55">
                              <w:rPr>
                                <w:rFonts w:asciiTheme="minorHAnsi" w:hAnsiTheme="minorHAnsi"/>
                                <w:sz w:val="20"/>
                                <w:szCs w:val="20"/>
                              </w:rPr>
                              <w:t xml:space="preserve">Ainda jovem entrou para uma companhia militar e no início do século 19 veio para o Brasil, chegando a Caeté para reforçar o policiamento. Seguiu a carreira militar até se tornar alferes. Aos 20 anos, em 3 de setembro de 1804, casou-se na Matriz de Nossa Senhora do Bom Sucesso, em Caeté, com </w:t>
                            </w:r>
                            <w:r w:rsidRPr="000823DC">
                              <w:rPr>
                                <w:rFonts w:asciiTheme="minorHAnsi" w:hAnsiTheme="minorHAnsi"/>
                                <w:sz w:val="20"/>
                                <w:szCs w:val="20"/>
                              </w:rPr>
                              <w:t>Joaquina do Couto Barbosa</w:t>
                            </w:r>
                            <w:r w:rsidRPr="00410E55">
                              <w:rPr>
                                <w:rFonts w:asciiTheme="minorHAnsi" w:hAnsiTheme="minorHAnsi"/>
                                <w:sz w:val="20"/>
                                <w:szCs w:val="20"/>
                              </w:rPr>
                              <w:t xml:space="preserve">, nascida em Caeté em 1785, filha de Manoel do Couto Barbosa e Tereza de Souza Leal. A celebração foi feita pelo vigário, padre </w:t>
                            </w:r>
                            <w:proofErr w:type="spellStart"/>
                            <w:r w:rsidRPr="00410E55">
                              <w:rPr>
                                <w:rFonts w:asciiTheme="minorHAnsi" w:hAnsiTheme="minorHAnsi"/>
                                <w:sz w:val="20"/>
                                <w:szCs w:val="20"/>
                              </w:rPr>
                              <w:t>Joselino</w:t>
                            </w:r>
                            <w:proofErr w:type="spellEnd"/>
                            <w:r w:rsidRPr="00410E55">
                              <w:rPr>
                                <w:rFonts w:asciiTheme="minorHAnsi" w:hAnsiTheme="minorHAnsi"/>
                                <w:sz w:val="20"/>
                                <w:szCs w:val="20"/>
                              </w:rPr>
                              <w:t xml:space="preserve"> Anastácio Macedo, sendo testemunhas o capitão e juiz ordinário Domingos Rodrigues Guerra e o capitão Antônio de Novais Campos.</w:t>
                            </w:r>
                          </w:p>
                          <w:p w:rsidR="00A6660C" w:rsidRDefault="00410E55" w:rsidP="00CC4F54">
                            <w:pPr>
                              <w:jc w:val="center"/>
                              <w:rPr>
                                <w:rFonts w:asciiTheme="minorHAnsi" w:hAnsiTheme="minorHAnsi"/>
                                <w:sz w:val="20"/>
                                <w:szCs w:val="20"/>
                              </w:rPr>
                            </w:pPr>
                            <w:r w:rsidRPr="00410E55">
                              <w:rPr>
                                <w:rFonts w:asciiTheme="minorHAnsi" w:hAnsiTheme="minorHAnsi"/>
                                <w:sz w:val="20"/>
                                <w:szCs w:val="20"/>
                              </w:rPr>
                              <w:t>Matheus estabeleceu moradia em Caeté e em Morro Vermelho, comprou fazendas e minas de ouro em Morro Vermelho e Viracopos, que mais tarde foram administradas pelos filhos Antônio Lopes de Magalhães (1808), Manoel Lopes de Magalhães (1809)</w:t>
                            </w:r>
                            <w:r w:rsidR="00AD3B4E">
                              <w:rPr>
                                <w:rFonts w:asciiTheme="minorHAnsi" w:hAnsiTheme="minorHAnsi"/>
                                <w:sz w:val="20"/>
                                <w:szCs w:val="20"/>
                              </w:rPr>
                              <w:t xml:space="preserve">, </w:t>
                            </w:r>
                            <w:r w:rsidR="000823DC">
                              <w:rPr>
                                <w:rFonts w:asciiTheme="minorHAnsi" w:hAnsiTheme="minorHAnsi"/>
                                <w:sz w:val="20"/>
                                <w:szCs w:val="20"/>
                              </w:rPr>
                              <w:t>Tereza Lopes de Magalhães (1811)</w:t>
                            </w:r>
                            <w:r w:rsidRPr="00410E55">
                              <w:rPr>
                                <w:rFonts w:asciiTheme="minorHAnsi" w:hAnsiTheme="minorHAnsi"/>
                                <w:sz w:val="20"/>
                                <w:szCs w:val="20"/>
                              </w:rPr>
                              <w:t xml:space="preserve"> e </w:t>
                            </w:r>
                            <w:proofErr w:type="spellStart"/>
                            <w:r w:rsidRPr="00410E55">
                              <w:rPr>
                                <w:rFonts w:asciiTheme="minorHAnsi" w:hAnsiTheme="minorHAnsi"/>
                                <w:sz w:val="20"/>
                                <w:szCs w:val="20"/>
                              </w:rPr>
                              <w:t>Prudenciana</w:t>
                            </w:r>
                            <w:proofErr w:type="spellEnd"/>
                            <w:r w:rsidRPr="00410E55">
                              <w:rPr>
                                <w:rFonts w:asciiTheme="minorHAnsi" w:hAnsiTheme="minorHAnsi"/>
                                <w:sz w:val="20"/>
                                <w:szCs w:val="20"/>
                              </w:rPr>
                              <w:t xml:space="preserve"> Lopes de Magalhães (1818), que também se estabeleceram em Morro Vermelho, onde administravam uma fábrica de ferro. Em 1832, segundo censo do Governo do Província, Matheus Lopes de Magalhães contava com 22 escravos.</w:t>
                            </w:r>
                          </w:p>
                          <w:p w:rsidR="000823DC" w:rsidRPr="00410E55" w:rsidRDefault="000823DC" w:rsidP="00CC4F54">
                            <w:pPr>
                              <w:jc w:val="center"/>
                              <w:rPr>
                                <w:rFonts w:asciiTheme="minorHAnsi" w:hAnsiTheme="minorHAnsi"/>
                                <w:color w:val="C00000"/>
                                <w:sz w:val="20"/>
                                <w:szCs w:val="20"/>
                              </w:rPr>
                            </w:pPr>
                            <w:r>
                              <w:rPr>
                                <w:rFonts w:asciiTheme="minorHAnsi" w:hAnsiTheme="minorHAnsi"/>
                                <w:sz w:val="20"/>
                                <w:szCs w:val="20"/>
                              </w:rPr>
                              <w:t xml:space="preserve">O alferes é citado em livro do escritor e pesquisador inglês Richard Burton, que visitou Morro Vermelho em 1867. </w:t>
                            </w:r>
                            <w:r w:rsidR="00AD3B4E">
                              <w:rPr>
                                <w:rFonts w:asciiTheme="minorHAnsi" w:hAnsiTheme="minorHAnsi"/>
                                <w:sz w:val="20"/>
                                <w:szCs w:val="20"/>
                              </w:rPr>
                              <w:t xml:space="preserve">O antropologista </w:t>
                            </w:r>
                            <w:r>
                              <w:rPr>
                                <w:rFonts w:asciiTheme="minorHAnsi" w:hAnsiTheme="minorHAnsi"/>
                                <w:sz w:val="20"/>
                                <w:szCs w:val="20"/>
                              </w:rPr>
                              <w:t>informava que Matheus era homem trabalhador e enérgico, criava gado de boa qualidade,</w:t>
                            </w:r>
                            <w:r w:rsidR="00AD3B4E">
                              <w:rPr>
                                <w:rFonts w:asciiTheme="minorHAnsi" w:hAnsiTheme="minorHAnsi"/>
                                <w:sz w:val="20"/>
                                <w:szCs w:val="20"/>
                              </w:rPr>
                              <w:t xml:space="preserve"> sendo famoso o seu pomar de uvas e maçãs</w:t>
                            </w:r>
                            <w:r w:rsidR="005E0B30">
                              <w:rPr>
                                <w:rFonts w:asciiTheme="minorHAnsi" w:hAnsiTheme="minorHAnsi"/>
                                <w:sz w:val="20"/>
                                <w:szCs w:val="20"/>
                              </w:rPr>
                              <w:t xml:space="preserve"> na região hoje conhecida como Fazenda do </w:t>
                            </w:r>
                            <w:proofErr w:type="spellStart"/>
                            <w:r w:rsidR="005E0B30">
                              <w:rPr>
                                <w:rFonts w:asciiTheme="minorHAnsi" w:hAnsiTheme="minorHAnsi"/>
                                <w:sz w:val="20"/>
                                <w:szCs w:val="20"/>
                              </w:rPr>
                              <w:t>Geriza</w:t>
                            </w:r>
                            <w:proofErr w:type="spellEnd"/>
                            <w:r w:rsidR="00AD3B4E">
                              <w:rPr>
                                <w:rFonts w:asciiTheme="minorHAnsi" w:hAnsiTheme="minorHAnsi"/>
                                <w:sz w:val="20"/>
                                <w:szCs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45A0FF" id="Caixa de Texto 18" o:spid="_x0000_s1034" type="#_x0000_t202" style="position:absolute;left:0;text-align:left;margin-left:410.95pt;margin-top:288.6pt;width:353.2pt;height:379.4pt;z-index:252210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" filled="f" stroked="f">
                <v:textbox>
                  <w:txbxContent>
                    <w:p w:rsidR="00410E55" w:rsidRPr="00410E55" w:rsidRDefault="00410E55" w:rsidP="00CC4F54">
                      <w:pPr>
                        <w:jc w:val="center"/>
                        <w:rPr>
                          <w:rFonts w:asciiTheme="minorHAnsi" w:hAnsiTheme="minorHAnsi"/>
                          <w:sz w:val="20"/>
                          <w:szCs w:val="20"/>
                        </w:rPr>
                      </w:pPr>
                      <w:r w:rsidRPr="00410E55">
                        <w:rPr>
                          <w:rFonts w:asciiTheme="minorHAnsi" w:hAnsiTheme="minorHAnsi"/>
                          <w:sz w:val="20"/>
                          <w:szCs w:val="20"/>
                        </w:rPr>
                        <w:t>Matheus Lopes de Magalhães</w:t>
                      </w:r>
                      <w:r w:rsidR="002D45FC">
                        <w:rPr>
                          <w:rFonts w:asciiTheme="minorHAnsi" w:hAnsiTheme="minorHAnsi"/>
                          <w:sz w:val="20"/>
                          <w:szCs w:val="20"/>
                        </w:rPr>
                        <w:t xml:space="preserve"> </w:t>
                      </w:r>
                      <w:r w:rsidR="00735434">
                        <w:rPr>
                          <w:rFonts w:asciiTheme="minorHAnsi" w:hAnsiTheme="minorHAnsi"/>
                          <w:sz w:val="20"/>
                          <w:szCs w:val="20"/>
                        </w:rPr>
                        <w:t>foi</w:t>
                      </w:r>
                      <w:r w:rsidR="00085A75">
                        <w:rPr>
                          <w:rFonts w:asciiTheme="minorHAnsi" w:hAnsiTheme="minorHAnsi"/>
                          <w:sz w:val="20"/>
                          <w:szCs w:val="20"/>
                        </w:rPr>
                        <w:t xml:space="preserve"> o patriarca de todas as famílias Lopes e Magalhães de Morro Vermelho. E</w:t>
                      </w:r>
                      <w:r w:rsidRPr="00410E55">
                        <w:rPr>
                          <w:rFonts w:asciiTheme="minorHAnsi" w:hAnsiTheme="minorHAnsi"/>
                          <w:sz w:val="20"/>
                          <w:szCs w:val="20"/>
                        </w:rPr>
                        <w:t xml:space="preserve">ra filho de Domingos Lopes e Rosa Maria de Magalhães, do povoado de São Gens, antiga vila de Monte Longo, na região de Braga, no norte de Portugal. Era neto de João Lopes e Maria de Andrade (paterno), da freguesia de São Miguel de </w:t>
                      </w:r>
                      <w:proofErr w:type="spellStart"/>
                      <w:r w:rsidRPr="00410E55">
                        <w:rPr>
                          <w:rFonts w:asciiTheme="minorHAnsi" w:hAnsiTheme="minorHAnsi"/>
                          <w:sz w:val="20"/>
                          <w:szCs w:val="20"/>
                        </w:rPr>
                        <w:t>Refojos</w:t>
                      </w:r>
                      <w:proofErr w:type="spellEnd"/>
                      <w:r w:rsidRPr="00410E55">
                        <w:rPr>
                          <w:rFonts w:asciiTheme="minorHAnsi" w:hAnsiTheme="minorHAnsi"/>
                          <w:sz w:val="20"/>
                          <w:szCs w:val="20"/>
                        </w:rPr>
                        <w:t xml:space="preserve"> de Basto, cidade conhecida por um antigo e famoso convento, também na região de Braga, e de Antônio de Magalhães e Joana Lopes Ferreira (materno), da localidade de Lugar de Pica, em São Gens, onde também moravam seus pais. Matheus nasceu em 15 de dezembro de 1784 e no mesmo dia foi batizado na igreja de São Bartolomeu de São Gens pelo padre Bernardo José de Almeida, sendo padrinhos Matheus Gonçalves e Ana de Oliveira, filha maior de Antônio de Barros, todos do Lugar de Pica.</w:t>
                      </w:r>
                    </w:p>
                    <w:p w:rsidR="00410E55" w:rsidRPr="00410E55" w:rsidRDefault="00410E55" w:rsidP="00CC4F54">
                      <w:pPr>
                        <w:jc w:val="center"/>
                        <w:rPr>
                          <w:rFonts w:asciiTheme="minorHAnsi" w:hAnsiTheme="minorHAnsi"/>
                          <w:sz w:val="20"/>
                          <w:szCs w:val="20"/>
                        </w:rPr>
                      </w:pPr>
                      <w:r w:rsidRPr="00410E55">
                        <w:rPr>
                          <w:rFonts w:asciiTheme="minorHAnsi" w:hAnsiTheme="minorHAnsi"/>
                          <w:sz w:val="20"/>
                          <w:szCs w:val="20"/>
                        </w:rPr>
                        <w:t xml:space="preserve">Ainda jovem entrou para uma companhia militar e no início do século 19 veio para o Brasil, chegando a Caeté para reforçar o policiamento. Seguiu a carreira militar até se tornar alferes. Aos 20 anos, em 3 de setembro de 1804, casou-se na Matriz de Nossa Senhora do Bom Sucesso, em Caeté, com </w:t>
                      </w:r>
                      <w:r w:rsidRPr="000823DC">
                        <w:rPr>
                          <w:rFonts w:asciiTheme="minorHAnsi" w:hAnsiTheme="minorHAnsi"/>
                          <w:sz w:val="20"/>
                          <w:szCs w:val="20"/>
                        </w:rPr>
                        <w:t>Joaquina do Couto Barbosa</w:t>
                      </w:r>
                      <w:r w:rsidRPr="00410E55">
                        <w:rPr>
                          <w:rFonts w:asciiTheme="minorHAnsi" w:hAnsiTheme="minorHAnsi"/>
                          <w:sz w:val="20"/>
                          <w:szCs w:val="20"/>
                        </w:rPr>
                        <w:t xml:space="preserve">, nascida em Caeté em 1785, filha de Manoel do Couto Barbosa e Tereza de Souza Leal. A celebração foi feita pelo vigário, padre </w:t>
                      </w:r>
                      <w:proofErr w:type="spellStart"/>
                      <w:r w:rsidRPr="00410E55">
                        <w:rPr>
                          <w:rFonts w:asciiTheme="minorHAnsi" w:hAnsiTheme="minorHAnsi"/>
                          <w:sz w:val="20"/>
                          <w:szCs w:val="20"/>
                        </w:rPr>
                        <w:t>Joselino</w:t>
                      </w:r>
                      <w:proofErr w:type="spellEnd"/>
                      <w:r w:rsidRPr="00410E55">
                        <w:rPr>
                          <w:rFonts w:asciiTheme="minorHAnsi" w:hAnsiTheme="minorHAnsi"/>
                          <w:sz w:val="20"/>
                          <w:szCs w:val="20"/>
                        </w:rPr>
                        <w:t xml:space="preserve"> Anastácio Macedo, sendo testemunhas o capitão e juiz ordinário Domingos Rodrigues Guerra e o capitão Antônio de Novais Campos.</w:t>
                      </w:r>
                    </w:p>
                    <w:p w:rsidR="00A6660C" w:rsidRDefault="00410E55" w:rsidP="00CC4F54">
                      <w:pPr>
                        <w:jc w:val="center"/>
                        <w:rPr>
                          <w:rFonts w:asciiTheme="minorHAnsi" w:hAnsiTheme="minorHAnsi"/>
                          <w:sz w:val="20"/>
                          <w:szCs w:val="20"/>
                        </w:rPr>
                      </w:pPr>
                      <w:r w:rsidRPr="00410E55">
                        <w:rPr>
                          <w:rFonts w:asciiTheme="minorHAnsi" w:hAnsiTheme="minorHAnsi"/>
                          <w:sz w:val="20"/>
                          <w:szCs w:val="20"/>
                        </w:rPr>
                        <w:t>Matheus estabeleceu moradia em Caeté e em Morro Vermelho, comprou fazendas e minas de ouro em Morro Vermelho e Viracopos, que mais tarde foram administradas pelos filhos Antônio Lopes de Magalhães (1808), Manoel Lopes de Magalhães (1809)</w:t>
                      </w:r>
                      <w:r w:rsidR="00AD3B4E">
                        <w:rPr>
                          <w:rFonts w:asciiTheme="minorHAnsi" w:hAnsiTheme="minorHAnsi"/>
                          <w:sz w:val="20"/>
                          <w:szCs w:val="20"/>
                        </w:rPr>
                        <w:t xml:space="preserve">, </w:t>
                      </w:r>
                      <w:r w:rsidR="000823DC">
                        <w:rPr>
                          <w:rFonts w:asciiTheme="minorHAnsi" w:hAnsiTheme="minorHAnsi"/>
                          <w:sz w:val="20"/>
                          <w:szCs w:val="20"/>
                        </w:rPr>
                        <w:t>Tereza Lopes de Magalhães (1811)</w:t>
                      </w:r>
                      <w:r w:rsidRPr="00410E55">
                        <w:rPr>
                          <w:rFonts w:asciiTheme="minorHAnsi" w:hAnsiTheme="minorHAnsi"/>
                          <w:sz w:val="20"/>
                          <w:szCs w:val="20"/>
                        </w:rPr>
                        <w:t xml:space="preserve"> e </w:t>
                      </w:r>
                      <w:proofErr w:type="spellStart"/>
                      <w:r w:rsidRPr="00410E55">
                        <w:rPr>
                          <w:rFonts w:asciiTheme="minorHAnsi" w:hAnsiTheme="minorHAnsi"/>
                          <w:sz w:val="20"/>
                          <w:szCs w:val="20"/>
                        </w:rPr>
                        <w:t>Prudenciana</w:t>
                      </w:r>
                      <w:proofErr w:type="spellEnd"/>
                      <w:r w:rsidRPr="00410E55">
                        <w:rPr>
                          <w:rFonts w:asciiTheme="minorHAnsi" w:hAnsiTheme="minorHAnsi"/>
                          <w:sz w:val="20"/>
                          <w:szCs w:val="20"/>
                        </w:rPr>
                        <w:t xml:space="preserve"> Lopes de Magalhães (1818), que também se estabeleceram em Morro Vermelho, onde administravam uma fábrica de ferro. Em 1832, segundo censo do Governo do Província, Matheus Lopes de Magalhães contava com 22 escravos.</w:t>
                      </w:r>
                    </w:p>
                    <w:p w:rsidR="000823DC" w:rsidRPr="00410E55" w:rsidRDefault="000823DC" w:rsidP="00CC4F54">
                      <w:pPr>
                        <w:jc w:val="center"/>
                        <w:rPr>
                          <w:rFonts w:asciiTheme="minorHAnsi" w:hAnsiTheme="minorHAnsi"/>
                          <w:color w:val="C00000"/>
                          <w:sz w:val="20"/>
                          <w:szCs w:val="20"/>
                        </w:rPr>
                      </w:pPr>
                      <w:r>
                        <w:rPr>
                          <w:rFonts w:asciiTheme="minorHAnsi" w:hAnsiTheme="minorHAnsi"/>
                          <w:sz w:val="20"/>
                          <w:szCs w:val="20"/>
                        </w:rPr>
                        <w:t xml:space="preserve">O alferes é citado em livro do escritor e pesquisador inglês Richard Burton, que visitou Morro Vermelho em 1867. </w:t>
                      </w:r>
                      <w:r w:rsidR="00AD3B4E">
                        <w:rPr>
                          <w:rFonts w:asciiTheme="minorHAnsi" w:hAnsiTheme="minorHAnsi"/>
                          <w:sz w:val="20"/>
                          <w:szCs w:val="20"/>
                        </w:rPr>
                        <w:t xml:space="preserve">O antropologista </w:t>
                      </w:r>
                      <w:r>
                        <w:rPr>
                          <w:rFonts w:asciiTheme="minorHAnsi" w:hAnsiTheme="minorHAnsi"/>
                          <w:sz w:val="20"/>
                          <w:szCs w:val="20"/>
                        </w:rPr>
                        <w:t>informava que Matheus era homem trabalhador e enérgico, criava gado de boa qualidade,</w:t>
                      </w:r>
                      <w:r w:rsidR="00AD3B4E">
                        <w:rPr>
                          <w:rFonts w:asciiTheme="minorHAnsi" w:hAnsiTheme="minorHAnsi"/>
                          <w:sz w:val="20"/>
                          <w:szCs w:val="20"/>
                        </w:rPr>
                        <w:t xml:space="preserve"> sendo famoso o seu pomar de uvas e maçãs</w:t>
                      </w:r>
                      <w:r w:rsidR="005E0B30">
                        <w:rPr>
                          <w:rFonts w:asciiTheme="minorHAnsi" w:hAnsiTheme="minorHAnsi"/>
                          <w:sz w:val="20"/>
                          <w:szCs w:val="20"/>
                        </w:rPr>
                        <w:t xml:space="preserve"> na região hoje conhecida como Fazenda do </w:t>
                      </w:r>
                      <w:proofErr w:type="spellStart"/>
                      <w:r w:rsidR="005E0B30">
                        <w:rPr>
                          <w:rFonts w:asciiTheme="minorHAnsi" w:hAnsiTheme="minorHAnsi"/>
                          <w:sz w:val="20"/>
                          <w:szCs w:val="20"/>
                        </w:rPr>
                        <w:t>Geriza</w:t>
                      </w:r>
                      <w:proofErr w:type="spellEnd"/>
                      <w:r w:rsidR="00AD3B4E">
                        <w:rPr>
                          <w:rFonts w:asciiTheme="minorHAnsi" w:hAnsiTheme="minorHAnsi"/>
                          <w:sz w:val="20"/>
                          <w:szCs w:val="20"/>
                        </w:rPr>
                        <w:t>.</w:t>
                      </w:r>
                    </w:p>
                  </w:txbxContent>
                </v:textbox>
              </v:shape>
            </w:pict>
          </mc:Fallback>
        </mc:AlternateContent>
      </w:r>
      <w:r w:rsidR="00F053B0">
        <w:rPr>
          <w:noProof/>
          <w:lang w:eastAsia="pt-BR"/>
        </w:rPr>
        <mc:AlternateContent>
          <mc:Choice Requires="wps">
            <w:drawing>
              <wp:anchor distT="45720" distB="45720" distL="114300" distR="114300" simplePos="0" relativeHeight="252342272" behindDoc="0" locked="0" layoutInCell="1" allowOverlap="1" wp14:anchorId="786131D2" wp14:editId="43C14857">
                <wp:simplePos x="0" y="0"/>
                <wp:positionH relativeFrom="column">
                  <wp:posOffset>9309100</wp:posOffset>
                </wp:positionH>
                <wp:positionV relativeFrom="paragraph">
                  <wp:posOffset>10354310</wp:posOffset>
                </wp:positionV>
                <wp:extent cx="276225" cy="796290"/>
                <wp:effectExtent l="0" t="0" r="0" b="3810"/>
                <wp:wrapSquare wrapText="bothSides"/>
                <wp:docPr id="6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 cy="796290"/>
                        </a:xfrm>
                        <a:prstGeom prst="rect">
                          <a:avLst/>
                        </a:prstGeom>
                        <a:noFill/>
                        <a:ln w="9525">
                          <a:noFill/>
                          <a:miter lim="800000"/>
                          <a:headEnd/>
                          <a:tailEnd/>
                        </a:ln>
                      </wps:spPr>
                      <wps:txbx>
                        <w:txbxContent>
                          <w:p w:rsidR="00F053B0" w:rsidRPr="00F053B0" w:rsidRDefault="00F053B0" w:rsidP="00F053B0">
                            <w:pPr>
                              <w:ind w:firstLine="0"/>
                              <w:rPr>
                                <w:rFonts w:ascii="Times New Roman" w:hAnsi="Times New Roman" w:cs="Times New Roman"/>
                                <w:sz w:val="12"/>
                                <w:szCs w:val="12"/>
                              </w:rPr>
                            </w:pPr>
                            <w:r w:rsidRPr="00F053B0">
                              <w:rPr>
                                <w:rFonts w:ascii="Times New Roman" w:hAnsi="Times New Roman" w:cs="Times New Roman"/>
                                <w:sz w:val="12"/>
                                <w:szCs w:val="12"/>
                              </w:rPr>
                              <w:t xml:space="preserve">Foto: </w:t>
                            </w:r>
                            <w:r>
                              <w:rPr>
                                <w:rFonts w:ascii="Times New Roman" w:hAnsi="Times New Roman" w:cs="Times New Roman"/>
                                <w:sz w:val="12"/>
                                <w:szCs w:val="12"/>
                              </w:rPr>
                              <w:t>Acervo familiar</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6131D2" id="_x0000_s1035" type="#_x0000_t202" style="position:absolute;left:0;text-align:left;margin-left:733pt;margin-top:815.3pt;width:21.75pt;height:62.7pt;z-index:25234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" filled="f" stroked="f">
                <v:textbox style="layout-flow:vertical;mso-layout-flow-alt:bottom-to-top">
                  <w:txbxContent>
                    <w:p w:rsidR="00F053B0" w:rsidRPr="00F053B0" w:rsidRDefault="00F053B0" w:rsidP="00F053B0">
                      <w:pPr>
                        <w:ind w:firstLine="0"/>
                        <w:rPr>
                          <w:rFonts w:ascii="Times New Roman" w:hAnsi="Times New Roman" w:cs="Times New Roman"/>
                          <w:sz w:val="12"/>
                          <w:szCs w:val="12"/>
                        </w:rPr>
                      </w:pPr>
                      <w:r w:rsidRPr="00F053B0">
                        <w:rPr>
                          <w:rFonts w:ascii="Times New Roman" w:hAnsi="Times New Roman" w:cs="Times New Roman"/>
                          <w:sz w:val="12"/>
                          <w:szCs w:val="12"/>
                        </w:rPr>
                        <w:t xml:space="preserve">Foto: </w:t>
                      </w:r>
                      <w:r>
                        <w:rPr>
                          <w:rFonts w:ascii="Times New Roman" w:hAnsi="Times New Roman" w:cs="Times New Roman"/>
                          <w:sz w:val="12"/>
                          <w:szCs w:val="12"/>
                        </w:rPr>
                        <w:t>Acervo familiar</w:t>
                      </w:r>
                    </w:p>
                  </w:txbxContent>
                </v:textbox>
                <w10:wrap type="square"/>
              </v:shape>
            </w:pict>
          </mc:Fallback>
        </mc:AlternateContent>
      </w:r>
      <w:r w:rsidR="00F053B0">
        <w:rPr>
          <w:noProof/>
          <w:lang w:eastAsia="pt-BR"/>
        </w:rPr>
        <mc:AlternateContent>
          <mc:Choice Requires="wps">
            <w:drawing>
              <wp:anchor distT="45720" distB="45720" distL="114300" distR="114300" simplePos="0" relativeHeight="252340224" behindDoc="0" locked="0" layoutInCell="1" allowOverlap="1" wp14:anchorId="6900FF9B" wp14:editId="665ABA84">
                <wp:simplePos x="0" y="0"/>
                <wp:positionH relativeFrom="column">
                  <wp:posOffset>9607913</wp:posOffset>
                </wp:positionH>
                <wp:positionV relativeFrom="paragraph">
                  <wp:posOffset>5477873</wp:posOffset>
                </wp:positionV>
                <wp:extent cx="293370" cy="1099185"/>
                <wp:effectExtent l="0" t="0" r="0" b="5715"/>
                <wp:wrapSquare wrapText="bothSides"/>
                <wp:docPr id="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370" cy="1099185"/>
                        </a:xfrm>
                        <a:prstGeom prst="rect">
                          <a:avLst/>
                        </a:prstGeom>
                        <a:noFill/>
                        <a:ln w="9525">
                          <a:noFill/>
                          <a:miter lim="800000"/>
                          <a:headEnd/>
                          <a:tailEnd/>
                        </a:ln>
                      </wps:spPr>
                      <wps:txbx>
                        <w:txbxContent>
                          <w:p w:rsidR="00F053B0" w:rsidRPr="00F053B0" w:rsidRDefault="00F053B0" w:rsidP="00F053B0">
                            <w:pPr>
                              <w:ind w:firstLine="0"/>
                              <w:rPr>
                                <w:rFonts w:ascii="Times New Roman" w:hAnsi="Times New Roman" w:cs="Times New Roman"/>
                                <w:sz w:val="12"/>
                                <w:szCs w:val="12"/>
                              </w:rPr>
                            </w:pPr>
                            <w:r w:rsidRPr="00F053B0">
                              <w:rPr>
                                <w:rFonts w:ascii="Times New Roman" w:hAnsi="Times New Roman" w:cs="Times New Roman"/>
                                <w:sz w:val="12"/>
                                <w:szCs w:val="12"/>
                              </w:rPr>
                              <w:t>Fotos: Reprodução da internet</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00FF9B" id="_x0000_s1036" type="#_x0000_t202" style="position:absolute;left:0;text-align:left;margin-left:756.55pt;margin-top:431.35pt;width:23.1pt;height:86.55pt;z-index:25234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" filled="f" stroked="f">
                <v:textbox style="layout-flow:vertical;mso-layout-flow-alt:bottom-to-top">
                  <w:txbxContent>
                    <w:p w:rsidR="00F053B0" w:rsidRPr="00F053B0" w:rsidRDefault="00F053B0" w:rsidP="00F053B0">
                      <w:pPr>
                        <w:ind w:firstLine="0"/>
                        <w:rPr>
                          <w:rFonts w:ascii="Times New Roman" w:hAnsi="Times New Roman" w:cs="Times New Roman"/>
                          <w:sz w:val="12"/>
                          <w:szCs w:val="12"/>
                        </w:rPr>
                      </w:pPr>
                      <w:r w:rsidRPr="00F053B0">
                        <w:rPr>
                          <w:rFonts w:ascii="Times New Roman" w:hAnsi="Times New Roman" w:cs="Times New Roman"/>
                          <w:sz w:val="12"/>
                          <w:szCs w:val="12"/>
                        </w:rPr>
                        <w:t>Fotos: Reprodução da internet</w:t>
                      </w:r>
                    </w:p>
                  </w:txbxContent>
                </v:textbox>
                <w10:wrap type="square"/>
              </v:shape>
            </w:pict>
          </mc:Fallback>
        </mc:AlternateContent>
      </w:r>
      <w:r w:rsidR="0032455D">
        <w:rPr>
          <w:noProof/>
          <w:lang w:eastAsia="pt-BR"/>
        </w:rPr>
        <mc:AlternateContent>
          <mc:Choice Requires="wps">
            <w:drawing>
              <wp:anchor distT="45720" distB="45720" distL="114300" distR="114300" simplePos="0" relativeHeight="252264448" behindDoc="0" locked="0" layoutInCell="1" allowOverlap="1" wp14:anchorId="41B258A8" wp14:editId="720004C9">
                <wp:simplePos x="0" y="0"/>
                <wp:positionH relativeFrom="column">
                  <wp:posOffset>9693910</wp:posOffset>
                </wp:positionH>
                <wp:positionV relativeFrom="paragraph">
                  <wp:posOffset>6489700</wp:posOffset>
                </wp:positionV>
                <wp:extent cx="4692015" cy="197485"/>
                <wp:effectExtent l="0" t="0" r="0" b="0"/>
                <wp:wrapNone/>
                <wp:docPr id="41" name="Caixa de Texto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2015" cy="197485"/>
                        </a:xfrm>
                        <a:prstGeom prst="rect">
                          <a:avLst/>
                        </a:prstGeom>
                        <a:noFill/>
                        <a:ln w="9525">
                          <a:noFill/>
                          <a:miter lim="800000"/>
                          <a:headEnd/>
                          <a:tailEnd/>
                        </a:ln>
                      </wps:spPr>
                      <wps:txbx>
                        <w:txbxContent>
                          <w:p w:rsidR="00735434" w:rsidRPr="00735434" w:rsidRDefault="00CE243A" w:rsidP="0032455D">
                            <w:pPr>
                              <w:ind w:firstLine="0"/>
                              <w:jc w:val="center"/>
                              <w:rPr>
                                <w:rFonts w:ascii="Times New Roman" w:hAnsi="Times New Roman" w:cs="Times New Roman"/>
                                <w:b/>
                                <w:color w:val="000000" w:themeColor="text1"/>
                                <w:sz w:val="12"/>
                                <w:szCs w:val="12"/>
                              </w:rPr>
                            </w:pPr>
                            <w:r>
                              <w:rPr>
                                <w:rFonts w:ascii="Times New Roman" w:hAnsi="Times New Roman" w:cs="Times New Roman"/>
                                <w:b/>
                                <w:color w:val="000000" w:themeColor="text1"/>
                                <w:sz w:val="12"/>
                                <w:szCs w:val="12"/>
                              </w:rPr>
                              <w:t xml:space="preserve">O Padre João de Santo Antônio construiu em Cordisburgo a </w:t>
                            </w:r>
                            <w:r w:rsidR="00735434" w:rsidRPr="00735434">
                              <w:rPr>
                                <w:rFonts w:ascii="Times New Roman" w:hAnsi="Times New Roman" w:cs="Times New Roman"/>
                                <w:b/>
                                <w:color w:val="000000" w:themeColor="text1"/>
                                <w:sz w:val="12"/>
                                <w:szCs w:val="12"/>
                              </w:rPr>
                              <w:t xml:space="preserve">Capela de São José e </w:t>
                            </w:r>
                            <w:r w:rsidR="0032455D">
                              <w:rPr>
                                <w:rFonts w:ascii="Times New Roman" w:hAnsi="Times New Roman" w:cs="Times New Roman"/>
                                <w:b/>
                                <w:color w:val="000000" w:themeColor="text1"/>
                                <w:sz w:val="12"/>
                                <w:szCs w:val="12"/>
                              </w:rPr>
                              <w:t xml:space="preserve">a </w:t>
                            </w:r>
                            <w:r w:rsidR="00735434" w:rsidRPr="00735434">
                              <w:rPr>
                                <w:rFonts w:ascii="Times New Roman" w:hAnsi="Times New Roman" w:cs="Times New Roman"/>
                                <w:b/>
                                <w:color w:val="000000" w:themeColor="text1"/>
                                <w:sz w:val="12"/>
                                <w:szCs w:val="12"/>
                              </w:rPr>
                              <w:t>Matriz do Sagrad</w:t>
                            </w:r>
                            <w:r w:rsidR="00735434">
                              <w:rPr>
                                <w:rFonts w:ascii="Times New Roman" w:hAnsi="Times New Roman" w:cs="Times New Roman"/>
                                <w:b/>
                                <w:color w:val="000000" w:themeColor="text1"/>
                                <w:sz w:val="12"/>
                                <w:szCs w:val="12"/>
                              </w:rPr>
                              <w:t xml:space="preserve">o Coração de Jesus, </w:t>
                            </w:r>
                            <w:r>
                              <w:rPr>
                                <w:rFonts w:ascii="Times New Roman" w:hAnsi="Times New Roman" w:cs="Times New Roman"/>
                                <w:b/>
                                <w:color w:val="000000" w:themeColor="text1"/>
                                <w:sz w:val="12"/>
                                <w:szCs w:val="12"/>
                              </w:rPr>
                              <w:t>já reformada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B258A8" id="Caixa de Texto 41" o:spid="_x0000_s1037" type="#_x0000_t202" style="position:absolute;left:0;text-align:left;margin-left:763.3pt;margin-top:511pt;width:369.45pt;height:15.55pt;z-index:2522644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" filled="f" stroked="f">
                <v:textbox>
                  <w:txbxContent>
                    <w:p w:rsidR="00735434" w:rsidRPr="00735434" w:rsidRDefault="00CE243A" w:rsidP="0032455D">
                      <w:pPr>
                        <w:ind w:firstLine="0"/>
                        <w:jc w:val="center"/>
                        <w:rPr>
                          <w:rFonts w:ascii="Times New Roman" w:hAnsi="Times New Roman" w:cs="Times New Roman"/>
                          <w:b/>
                          <w:color w:val="000000" w:themeColor="text1"/>
                          <w:sz w:val="12"/>
                          <w:szCs w:val="12"/>
                        </w:rPr>
                      </w:pPr>
                      <w:r>
                        <w:rPr>
                          <w:rFonts w:ascii="Times New Roman" w:hAnsi="Times New Roman" w:cs="Times New Roman"/>
                          <w:b/>
                          <w:color w:val="000000" w:themeColor="text1"/>
                          <w:sz w:val="12"/>
                          <w:szCs w:val="12"/>
                        </w:rPr>
                        <w:t xml:space="preserve">O Padre João de Santo Antônio construiu em Cordisburgo a </w:t>
                      </w:r>
                      <w:r w:rsidR="00735434" w:rsidRPr="00735434">
                        <w:rPr>
                          <w:rFonts w:ascii="Times New Roman" w:hAnsi="Times New Roman" w:cs="Times New Roman"/>
                          <w:b/>
                          <w:color w:val="000000" w:themeColor="text1"/>
                          <w:sz w:val="12"/>
                          <w:szCs w:val="12"/>
                        </w:rPr>
                        <w:t xml:space="preserve">Capela de São José e </w:t>
                      </w:r>
                      <w:r w:rsidR="0032455D">
                        <w:rPr>
                          <w:rFonts w:ascii="Times New Roman" w:hAnsi="Times New Roman" w:cs="Times New Roman"/>
                          <w:b/>
                          <w:color w:val="000000" w:themeColor="text1"/>
                          <w:sz w:val="12"/>
                          <w:szCs w:val="12"/>
                        </w:rPr>
                        <w:t xml:space="preserve">a </w:t>
                      </w:r>
                      <w:r w:rsidR="00735434" w:rsidRPr="00735434">
                        <w:rPr>
                          <w:rFonts w:ascii="Times New Roman" w:hAnsi="Times New Roman" w:cs="Times New Roman"/>
                          <w:b/>
                          <w:color w:val="000000" w:themeColor="text1"/>
                          <w:sz w:val="12"/>
                          <w:szCs w:val="12"/>
                        </w:rPr>
                        <w:t>Matriz do Sagrad</w:t>
                      </w:r>
                      <w:r w:rsidR="00735434">
                        <w:rPr>
                          <w:rFonts w:ascii="Times New Roman" w:hAnsi="Times New Roman" w:cs="Times New Roman"/>
                          <w:b/>
                          <w:color w:val="000000" w:themeColor="text1"/>
                          <w:sz w:val="12"/>
                          <w:szCs w:val="12"/>
                        </w:rPr>
                        <w:t xml:space="preserve">o Coração de Jesus, </w:t>
                      </w:r>
                      <w:r>
                        <w:rPr>
                          <w:rFonts w:ascii="Times New Roman" w:hAnsi="Times New Roman" w:cs="Times New Roman"/>
                          <w:b/>
                          <w:color w:val="000000" w:themeColor="text1"/>
                          <w:sz w:val="12"/>
                          <w:szCs w:val="12"/>
                        </w:rPr>
                        <w:t>já reformada</w:t>
                      </w:r>
                    </w:p>
                  </w:txbxContent>
                </v:textbox>
              </v:shape>
            </w:pict>
          </mc:Fallback>
        </mc:AlternateContent>
      </w:r>
      <w:r w:rsidR="0032455D">
        <w:rPr>
          <w:noProof/>
          <w:lang w:eastAsia="pt-BR"/>
        </w:rPr>
        <mc:AlternateContent>
          <mc:Choice Requires="wps">
            <w:drawing>
              <wp:anchor distT="45720" distB="45720" distL="114300" distR="114300" simplePos="0" relativeHeight="252180480" behindDoc="0" locked="0" layoutInCell="1" allowOverlap="1" wp14:anchorId="05C49878" wp14:editId="6219FA66">
                <wp:simplePos x="0" y="0"/>
                <wp:positionH relativeFrom="column">
                  <wp:posOffset>9703642</wp:posOffset>
                </wp:positionH>
                <wp:positionV relativeFrom="paragraph">
                  <wp:posOffset>971550</wp:posOffset>
                </wp:positionV>
                <wp:extent cx="4700239" cy="641350"/>
                <wp:effectExtent l="0" t="0" r="0" b="6350"/>
                <wp:wrapNone/>
                <wp:docPr id="27" name="Caixa de Texto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0239" cy="641350"/>
                        </a:xfrm>
                        <a:prstGeom prst="rect">
                          <a:avLst/>
                        </a:prstGeom>
                        <a:noFill/>
                        <a:ln w="9525">
                          <a:noFill/>
                          <a:miter lim="800000"/>
                          <a:headEnd/>
                          <a:tailEnd/>
                        </a:ln>
                      </wps:spPr>
                      <wps:txbx>
                        <w:txbxContent>
                          <w:p w:rsidR="00CD2CD7" w:rsidRPr="00242408" w:rsidRDefault="00EE31BA" w:rsidP="00CD2CD7">
                            <w:pPr>
                              <w:jc w:val="center"/>
                              <w:rPr>
                                <w:rFonts w:ascii="Harrington" w:hAnsi="Harrington"/>
                                <w:color w:val="C00000"/>
                                <w:sz w:val="36"/>
                                <w:szCs w:val="36"/>
                                <w:u w:val="single"/>
                              </w:rPr>
                            </w:pPr>
                            <w:r w:rsidRPr="00242408">
                              <w:rPr>
                                <w:rFonts w:ascii="Harrington" w:hAnsi="Harrington"/>
                                <w:color w:val="C00000"/>
                                <w:sz w:val="36"/>
                                <w:szCs w:val="36"/>
                                <w:u w:val="single"/>
                              </w:rPr>
                              <w:t>Padre João</w:t>
                            </w:r>
                            <w:r w:rsidR="00CD2CD7" w:rsidRPr="00242408">
                              <w:rPr>
                                <w:rFonts w:ascii="Harrington" w:hAnsi="Harrington"/>
                                <w:color w:val="C00000"/>
                                <w:sz w:val="36"/>
                                <w:szCs w:val="36"/>
                                <w:u w:val="single"/>
                              </w:rPr>
                              <w:t xml:space="preserve"> de Santo Antônio</w:t>
                            </w:r>
                            <w:del w:id="2" w:author="Geraldo" w:date="2021-04-18T21:31:00Z">
                              <w:r w:rsidR="00CD2CD7" w:rsidRPr="00242408" w:rsidDel="004B5C1C">
                                <w:rPr>
                                  <w:rFonts w:ascii="Harrington" w:hAnsi="Harrington"/>
                                  <w:color w:val="C00000"/>
                                  <w:sz w:val="36"/>
                                  <w:szCs w:val="36"/>
                                  <w:u w:val="single"/>
                                </w:rPr>
                                <w:delText>,</w:delText>
                              </w:r>
                            </w:del>
                          </w:p>
                          <w:p w:rsidR="00051AF9" w:rsidRPr="00CD2CD7" w:rsidRDefault="00CD2CD7" w:rsidP="00CD2CD7">
                            <w:pPr>
                              <w:ind w:firstLine="0"/>
                              <w:jc w:val="center"/>
                              <w:rPr>
                                <w:rFonts w:asciiTheme="majorHAnsi" w:hAnsiTheme="majorHAnsi"/>
                                <w:color w:val="C00000"/>
                                <w:sz w:val="28"/>
                                <w:szCs w:val="28"/>
                              </w:rPr>
                            </w:pPr>
                            <w:r w:rsidRPr="00CD2CD7">
                              <w:rPr>
                                <w:rFonts w:asciiTheme="majorHAnsi" w:hAnsiTheme="majorHAnsi"/>
                                <w:b/>
                                <w:color w:val="000000" w:themeColor="text1"/>
                                <w:sz w:val="28"/>
                                <w:szCs w:val="28"/>
                              </w:rPr>
                              <w:t>Defensor de pobres e escravos, orgulho de Morro Vermelho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C49878" id="Caixa de Texto 27" o:spid="_x0000_s1038" type="#_x0000_t202" style="position:absolute;left:0;text-align:left;margin-left:764.05pt;margin-top:76.5pt;width:370.1pt;height:50.5pt;z-index:252180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" filled="f" stroked="f">
                <v:textbox>
                  <w:txbxContent>
                    <w:p w:rsidR="00CD2CD7" w:rsidRPr="00242408" w:rsidRDefault="00EE31BA" w:rsidP="00CD2CD7">
                      <w:pPr>
                        <w:jc w:val="center"/>
                        <w:rPr>
                          <w:rFonts w:ascii="Harrington" w:hAnsi="Harrington"/>
                          <w:color w:val="C00000"/>
                          <w:sz w:val="36"/>
                          <w:szCs w:val="36"/>
                          <w:u w:val="single"/>
                        </w:rPr>
                      </w:pPr>
                      <w:r w:rsidRPr="00242408">
                        <w:rPr>
                          <w:rFonts w:ascii="Harrington" w:hAnsi="Harrington"/>
                          <w:color w:val="C00000"/>
                          <w:sz w:val="36"/>
                          <w:szCs w:val="36"/>
                          <w:u w:val="single"/>
                        </w:rPr>
                        <w:t>Padre João</w:t>
                      </w:r>
                      <w:r w:rsidR="00CD2CD7" w:rsidRPr="00242408">
                        <w:rPr>
                          <w:rFonts w:ascii="Harrington" w:hAnsi="Harrington"/>
                          <w:color w:val="C00000"/>
                          <w:sz w:val="36"/>
                          <w:szCs w:val="36"/>
                          <w:u w:val="single"/>
                        </w:rPr>
                        <w:t xml:space="preserve"> de Santo Antônio</w:t>
                      </w:r>
                      <w:del w:id="3" w:author="Geraldo" w:date="2021-04-18T21:31:00Z">
                        <w:r w:rsidR="00CD2CD7" w:rsidRPr="00242408" w:rsidDel="004B5C1C">
                          <w:rPr>
                            <w:rFonts w:ascii="Harrington" w:hAnsi="Harrington"/>
                            <w:color w:val="C00000"/>
                            <w:sz w:val="36"/>
                            <w:szCs w:val="36"/>
                            <w:u w:val="single"/>
                          </w:rPr>
                          <w:delText>,</w:delText>
                        </w:r>
                      </w:del>
                    </w:p>
                    <w:p w:rsidR="00051AF9" w:rsidRPr="00CD2CD7" w:rsidRDefault="00CD2CD7" w:rsidP="00CD2CD7">
                      <w:pPr>
                        <w:ind w:firstLine="0"/>
                        <w:jc w:val="center"/>
                        <w:rPr>
                          <w:rFonts w:asciiTheme="majorHAnsi" w:hAnsiTheme="majorHAnsi"/>
                          <w:color w:val="C00000"/>
                          <w:sz w:val="28"/>
                          <w:szCs w:val="28"/>
                        </w:rPr>
                      </w:pPr>
                      <w:r w:rsidRPr="00CD2CD7">
                        <w:rPr>
                          <w:rFonts w:asciiTheme="majorHAnsi" w:hAnsiTheme="majorHAnsi"/>
                          <w:b/>
                          <w:color w:val="000000" w:themeColor="text1"/>
                          <w:sz w:val="28"/>
                          <w:szCs w:val="28"/>
                        </w:rPr>
                        <w:t>Defensor de pobres e escravos, orgulho de Morro Vermelho</w:t>
                      </w:r>
                    </w:p>
                  </w:txbxContent>
                </v:textbox>
              </v:shape>
            </w:pict>
          </mc:Fallback>
        </mc:AlternateContent>
      </w:r>
      <w:r w:rsidR="00F224FF">
        <w:rPr>
          <w:noProof/>
          <w:lang w:eastAsia="pt-BR"/>
        </w:rPr>
        <w:drawing>
          <wp:anchor distT="0" distB="0" distL="114300" distR="114300" simplePos="0" relativeHeight="252331008" behindDoc="0" locked="0" layoutInCell="1" allowOverlap="1" wp14:anchorId="19A80DD9" wp14:editId="5F27FBCC">
            <wp:simplePos x="0" y="0"/>
            <wp:positionH relativeFrom="column">
              <wp:posOffset>885788</wp:posOffset>
            </wp:positionH>
            <wp:positionV relativeFrom="paragraph">
              <wp:posOffset>8486140</wp:posOffset>
            </wp:positionV>
            <wp:extent cx="1263600" cy="2127600"/>
            <wp:effectExtent l="19050" t="19050" r="13335" b="25400"/>
            <wp:wrapNone/>
            <wp:docPr id="61" name="Image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27MV07.jpg"/>
                    <pic:cNvPicPr/>
                  </pic:nvPicPr>
                  <pic:blipFill>
                    <a:blip r:embed="rId7">
                      <a:extLst>
                        <a:ext uri="{28A0092B-C50C-407E-A947-70E740481C1C}">
                          <a14:useLocalDpi xmlns:a14="http://schemas.microsoft.com/office/drawing/2010/main" val="0"/>
                        </a:ext>
                      </a:extLst>
                    </a:blip>
                    <a:stretch>
                      <a:fillRect/>
                    </a:stretch>
                  </pic:blipFill>
                  <pic:spPr>
                    <a:xfrm>
                      <a:off x="0" y="0"/>
                      <a:ext cx="1263600" cy="21276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C6202A">
        <w:rPr>
          <w:noProof/>
          <w:lang w:eastAsia="pt-BR"/>
        </w:rPr>
        <w:drawing>
          <wp:anchor distT="0" distB="0" distL="114300" distR="114300" simplePos="0" relativeHeight="252329984" behindDoc="0" locked="0" layoutInCell="1" allowOverlap="1" wp14:anchorId="1BF3A345" wp14:editId="6CCB3F97">
            <wp:simplePos x="0" y="0"/>
            <wp:positionH relativeFrom="column">
              <wp:posOffset>8066667</wp:posOffset>
            </wp:positionH>
            <wp:positionV relativeFrom="paragraph">
              <wp:posOffset>9154206</wp:posOffset>
            </wp:positionV>
            <wp:extent cx="1332000" cy="1980000"/>
            <wp:effectExtent l="19050" t="19050" r="20955" b="20320"/>
            <wp:wrapNone/>
            <wp:docPr id="60" name="Image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27MV03.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32000" cy="1980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C6202A">
        <w:rPr>
          <w:noProof/>
          <w:lang w:eastAsia="pt-BR"/>
        </w:rPr>
        <mc:AlternateContent>
          <mc:Choice Requires="wps">
            <w:drawing>
              <wp:anchor distT="45720" distB="45720" distL="114300" distR="114300" simplePos="0" relativeHeight="252252160" behindDoc="0" locked="0" layoutInCell="1" allowOverlap="1" wp14:anchorId="4C538688" wp14:editId="3B5CE0DB">
                <wp:simplePos x="0" y="0"/>
                <wp:positionH relativeFrom="column">
                  <wp:posOffset>2359025</wp:posOffset>
                </wp:positionH>
                <wp:positionV relativeFrom="paragraph">
                  <wp:posOffset>11134090</wp:posOffset>
                </wp:positionV>
                <wp:extent cx="7226300" cy="1525905"/>
                <wp:effectExtent l="0" t="0" r="0" b="0"/>
                <wp:wrapNone/>
                <wp:docPr id="24" name="Caixa de Texto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26300" cy="1525905"/>
                        </a:xfrm>
                        <a:prstGeom prst="rect">
                          <a:avLst/>
                        </a:prstGeom>
                        <a:noFill/>
                        <a:ln w="9525">
                          <a:noFill/>
                          <a:miter lim="800000"/>
                          <a:headEnd/>
                          <a:tailEnd/>
                        </a:ln>
                      </wps:spPr>
                      <wps:txbx>
                        <w:txbxContent>
                          <w:p w:rsidR="00F04008" w:rsidRPr="004D4A91" w:rsidRDefault="00F04008" w:rsidP="00D64533">
                            <w:pPr>
                              <w:jc w:val="right"/>
                              <w:rPr>
                                <w:rFonts w:asciiTheme="minorHAnsi" w:hAnsiTheme="minorHAnsi"/>
                                <w:sz w:val="20"/>
                                <w:szCs w:val="20"/>
                              </w:rPr>
                            </w:pPr>
                            <w:r w:rsidRPr="004D4A91">
                              <w:rPr>
                                <w:rFonts w:asciiTheme="minorHAnsi" w:hAnsiTheme="minorHAnsi"/>
                                <w:sz w:val="20"/>
                                <w:szCs w:val="20"/>
                              </w:rPr>
                              <w:t>Tinha 12 irmãos: João Evangelista Marques Guimarães Júnior (1850), Firmino Evangelista Marques Guimarães (1851), Cândido Evangelista Marques Guimarães (1855), Lina Maria de Jesus (1857), João Batista Evangelista Marques Guimarães (1859), Porfírio Evangelista Marques Guimarães (1861), Damásio Evangelista Marques Guimarães (1863), Maria Rodrigues de Oliveira Sobrinho (1866), Henrique Evangelista Marques Guimarães (1868), Mariana Evangelista Marques Guimarães (1870), Clara Evangelista Marques Guimarães (1972) e Pedro Evangelista Marques Guimarães (1874).</w:t>
                            </w:r>
                          </w:p>
                          <w:p w:rsidR="00F04008" w:rsidRPr="004D4A91" w:rsidRDefault="00F04008" w:rsidP="00D64533">
                            <w:pPr>
                              <w:jc w:val="right"/>
                              <w:rPr>
                                <w:rFonts w:asciiTheme="minorHAnsi" w:hAnsiTheme="minorHAnsi"/>
                                <w:sz w:val="20"/>
                                <w:szCs w:val="20"/>
                              </w:rPr>
                            </w:pPr>
                            <w:r w:rsidRPr="004D4A91">
                              <w:rPr>
                                <w:rFonts w:asciiTheme="minorHAnsi" w:eastAsia="Arial" w:hAnsiTheme="minorHAnsi"/>
                                <w:sz w:val="20"/>
                                <w:szCs w:val="20"/>
                              </w:rPr>
                              <w:t xml:space="preserve">Os nove filhos: </w:t>
                            </w:r>
                            <w:r w:rsidRPr="004D4A91">
                              <w:rPr>
                                <w:rFonts w:asciiTheme="minorHAnsi" w:hAnsiTheme="minorHAnsi"/>
                                <w:sz w:val="20"/>
                                <w:szCs w:val="20"/>
                              </w:rPr>
                              <w:t xml:space="preserve">Padre José Evangelista Marques Guimarães, Padre Nico, (1887); Padre João Evangelista Marques Guimarães (1889); Padre Pedro Evangelista Marques Guimarães (1891); Maria Evangelista Marques Guimarães, Nhá, (1893); Padre Benjamim Evangelista Marques Guimarães (1898); Padre Alberto Evangelista Marques Guimarães (1901); Padre </w:t>
                            </w:r>
                            <w:proofErr w:type="spellStart"/>
                            <w:r w:rsidRPr="004D4A91">
                              <w:rPr>
                                <w:rFonts w:asciiTheme="minorHAnsi" w:hAnsiTheme="minorHAnsi"/>
                                <w:sz w:val="20"/>
                                <w:szCs w:val="20"/>
                              </w:rPr>
                              <w:t>Ephraim</w:t>
                            </w:r>
                            <w:proofErr w:type="spellEnd"/>
                            <w:r w:rsidRPr="004D4A91">
                              <w:rPr>
                                <w:rFonts w:asciiTheme="minorHAnsi" w:hAnsiTheme="minorHAnsi"/>
                                <w:sz w:val="20"/>
                                <w:szCs w:val="20"/>
                              </w:rPr>
                              <w:t xml:space="preserve"> Evangelista Marques Guimarães (1903); Cecília Carolina Guimarães (1905); Aurora Maria Guimarães (1909).</w:t>
                            </w:r>
                          </w:p>
                          <w:p w:rsidR="00F04008" w:rsidRPr="004D4A91" w:rsidRDefault="00F04008" w:rsidP="00D64533">
                            <w:pPr>
                              <w:ind w:firstLine="0"/>
                              <w:jc w:val="right"/>
                              <w:rPr>
                                <w:rFonts w:asciiTheme="minorHAnsi" w:hAnsiTheme="minorHAnsi"/>
                                <w:sz w:val="20"/>
                                <w:szCs w:val="20"/>
                              </w:rPr>
                            </w:pPr>
                          </w:p>
                          <w:p w:rsidR="00F04008" w:rsidRPr="004D4A91" w:rsidRDefault="00F04008" w:rsidP="00D64533">
                            <w:pPr>
                              <w:ind w:firstLine="0"/>
                              <w:jc w:val="right"/>
                              <w:rPr>
                                <w:rFonts w:asciiTheme="minorHAnsi" w:hAnsiTheme="minorHAnsi"/>
                                <w:color w:val="C00000"/>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538688" id="Caixa de Texto 24" o:spid="_x0000_s1039" type="#_x0000_t202" style="position:absolute;left:0;text-align:left;margin-left:185.75pt;margin-top:876.7pt;width:569pt;height:120.15pt;z-index:252252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" filled="f" stroked="f">
                <v:textbox>
                  <w:txbxContent>
                    <w:p w:rsidR="00F04008" w:rsidRPr="004D4A91" w:rsidRDefault="00F04008" w:rsidP="00D64533">
                      <w:pPr>
                        <w:jc w:val="right"/>
                        <w:rPr>
                          <w:rFonts w:asciiTheme="minorHAnsi" w:hAnsiTheme="minorHAnsi"/>
                          <w:sz w:val="20"/>
                          <w:szCs w:val="20"/>
                        </w:rPr>
                      </w:pPr>
                      <w:r w:rsidRPr="004D4A91">
                        <w:rPr>
                          <w:rFonts w:asciiTheme="minorHAnsi" w:hAnsiTheme="minorHAnsi"/>
                          <w:sz w:val="20"/>
                          <w:szCs w:val="20"/>
                        </w:rPr>
                        <w:t>Tinha 12 irmãos: João Evangelista Marques Guimarães Júnior (1850), Firmino Evangelista Marques Guimarães (1851), Cândido Evangelista Marques Guimarães (1855), Lina Maria de Jesus (1857), João Batista Evangelista Marques Guimarães (1859), Porfírio Evangelista Marques Guimarães (1861), Damásio Evangelista Marques Guimarães (1863), Maria Rodrigues de Oliveira Sobrinho (1866), Henrique Evangelista Marques Guimarães (1868), Mariana Evangelista Marques Guimarães (1870), Clara Evangelista Marques Guimarães (1972) e Pedro Evangelista Marques Guimarães (1874).</w:t>
                      </w:r>
                    </w:p>
                    <w:p w:rsidR="00F04008" w:rsidRPr="004D4A91" w:rsidRDefault="00F04008" w:rsidP="00D64533">
                      <w:pPr>
                        <w:jc w:val="right"/>
                        <w:rPr>
                          <w:rFonts w:asciiTheme="minorHAnsi" w:hAnsiTheme="minorHAnsi"/>
                          <w:sz w:val="20"/>
                          <w:szCs w:val="20"/>
                        </w:rPr>
                      </w:pPr>
                      <w:r w:rsidRPr="004D4A91">
                        <w:rPr>
                          <w:rFonts w:asciiTheme="minorHAnsi" w:eastAsia="Arial" w:hAnsiTheme="minorHAnsi"/>
                          <w:sz w:val="20"/>
                          <w:szCs w:val="20"/>
                        </w:rPr>
                        <w:t xml:space="preserve">Os nove filhos: </w:t>
                      </w:r>
                      <w:r w:rsidRPr="004D4A91">
                        <w:rPr>
                          <w:rFonts w:asciiTheme="minorHAnsi" w:hAnsiTheme="minorHAnsi"/>
                          <w:sz w:val="20"/>
                          <w:szCs w:val="20"/>
                        </w:rPr>
                        <w:t xml:space="preserve">Padre José Evangelista Marques Guimarães, Padre Nico, (1887); Padre João Evangelista Marques Guimarães (1889); Padre Pedro Evangelista Marques Guimarães (1891); Maria Evangelista Marques Guimarães, Nhá, (1893); Padre Benjamim Evangelista Marques Guimarães (1898); Padre Alberto Evangelista Marques Guimarães (1901); Padre </w:t>
                      </w:r>
                      <w:proofErr w:type="spellStart"/>
                      <w:r w:rsidRPr="004D4A91">
                        <w:rPr>
                          <w:rFonts w:asciiTheme="minorHAnsi" w:hAnsiTheme="minorHAnsi"/>
                          <w:sz w:val="20"/>
                          <w:szCs w:val="20"/>
                        </w:rPr>
                        <w:t>Ephraim</w:t>
                      </w:r>
                      <w:proofErr w:type="spellEnd"/>
                      <w:r w:rsidRPr="004D4A91">
                        <w:rPr>
                          <w:rFonts w:asciiTheme="minorHAnsi" w:hAnsiTheme="minorHAnsi"/>
                          <w:sz w:val="20"/>
                          <w:szCs w:val="20"/>
                        </w:rPr>
                        <w:t xml:space="preserve"> Evangelista Marques Guimarães (1903); Cecília Carolina Guimarães (1905); Aurora Maria Guimarães (1909).</w:t>
                      </w:r>
                    </w:p>
                    <w:p w:rsidR="00F04008" w:rsidRPr="004D4A91" w:rsidRDefault="00F04008" w:rsidP="00D64533">
                      <w:pPr>
                        <w:ind w:firstLine="0"/>
                        <w:jc w:val="right"/>
                        <w:rPr>
                          <w:rFonts w:asciiTheme="minorHAnsi" w:hAnsiTheme="minorHAnsi"/>
                          <w:sz w:val="20"/>
                          <w:szCs w:val="20"/>
                        </w:rPr>
                      </w:pPr>
                    </w:p>
                    <w:p w:rsidR="00F04008" w:rsidRPr="004D4A91" w:rsidRDefault="00F04008" w:rsidP="00D64533">
                      <w:pPr>
                        <w:ind w:firstLine="0"/>
                        <w:jc w:val="right"/>
                        <w:rPr>
                          <w:rFonts w:asciiTheme="minorHAnsi" w:hAnsiTheme="minorHAnsi"/>
                          <w:color w:val="C00000"/>
                          <w:sz w:val="20"/>
                          <w:szCs w:val="20"/>
                        </w:rPr>
                      </w:pPr>
                    </w:p>
                  </w:txbxContent>
                </v:textbox>
              </v:shape>
            </w:pict>
          </mc:Fallback>
        </mc:AlternateContent>
      </w:r>
      <w:r w:rsidR="009649E3">
        <w:rPr>
          <w:noProof/>
          <w:lang w:eastAsia="pt-BR"/>
        </w:rPr>
        <w:drawing>
          <wp:anchor distT="0" distB="0" distL="114300" distR="114300" simplePos="0" relativeHeight="252319744" behindDoc="0" locked="0" layoutInCell="1" allowOverlap="1" wp14:anchorId="752AF60A" wp14:editId="0C2DDE97">
            <wp:simplePos x="0" y="0"/>
            <wp:positionH relativeFrom="column">
              <wp:posOffset>12081510</wp:posOffset>
            </wp:positionH>
            <wp:positionV relativeFrom="paragraph">
              <wp:posOffset>4866005</wp:posOffset>
            </wp:positionV>
            <wp:extent cx="2344420" cy="1619885"/>
            <wp:effectExtent l="19050" t="19050" r="17780" b="18415"/>
            <wp:wrapNone/>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27MV12.jpg"/>
                    <pic:cNvPicPr/>
                  </pic:nvPicPr>
                  <pic:blipFill>
                    <a:blip r:embed="rId9">
                      <a:extLst>
                        <a:ext uri="{28A0092B-C50C-407E-A947-70E740481C1C}">
                          <a14:useLocalDpi xmlns:a14="http://schemas.microsoft.com/office/drawing/2010/main" val="0"/>
                        </a:ext>
                      </a:extLst>
                    </a:blip>
                    <a:stretch>
                      <a:fillRect/>
                    </a:stretch>
                  </pic:blipFill>
                  <pic:spPr>
                    <a:xfrm>
                      <a:off x="0" y="0"/>
                      <a:ext cx="2344420" cy="161988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9649E3">
        <w:rPr>
          <w:noProof/>
          <w:lang w:eastAsia="pt-BR"/>
        </w:rPr>
        <w:drawing>
          <wp:anchor distT="0" distB="0" distL="114300" distR="114300" simplePos="0" relativeHeight="252328960" behindDoc="0" locked="0" layoutInCell="1" allowOverlap="1" wp14:anchorId="56C0EB32" wp14:editId="420BBAAD">
            <wp:simplePos x="0" y="0"/>
            <wp:positionH relativeFrom="column">
              <wp:posOffset>9824720</wp:posOffset>
            </wp:positionH>
            <wp:positionV relativeFrom="paragraph">
              <wp:posOffset>4864735</wp:posOffset>
            </wp:positionV>
            <wp:extent cx="2200891" cy="1620000"/>
            <wp:effectExtent l="19050" t="19050" r="28575" b="18415"/>
            <wp:wrapNone/>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27MV11.jpg"/>
                    <pic:cNvPicPr/>
                  </pic:nvPicPr>
                  <pic:blipFill>
                    <a:blip r:embed="rId10">
                      <a:extLst>
                        <a:ext uri="{28A0092B-C50C-407E-A947-70E740481C1C}">
                          <a14:useLocalDpi xmlns:a14="http://schemas.microsoft.com/office/drawing/2010/main" val="0"/>
                        </a:ext>
                      </a:extLst>
                    </a:blip>
                    <a:stretch>
                      <a:fillRect/>
                    </a:stretch>
                  </pic:blipFill>
                  <pic:spPr>
                    <a:xfrm>
                      <a:off x="0" y="0"/>
                      <a:ext cx="2200891" cy="1620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9649E3">
        <w:rPr>
          <w:noProof/>
          <w:lang w:eastAsia="pt-BR"/>
        </w:rPr>
        <mc:AlternateContent>
          <mc:Choice Requires="wps">
            <w:drawing>
              <wp:anchor distT="45720" distB="45720" distL="114300" distR="114300" simplePos="0" relativeHeight="252204032" behindDoc="0" locked="0" layoutInCell="1" allowOverlap="1" wp14:anchorId="57054CB2" wp14:editId="015C3E4E">
                <wp:simplePos x="0" y="0"/>
                <wp:positionH relativeFrom="column">
                  <wp:posOffset>9726237</wp:posOffset>
                </wp:positionH>
                <wp:positionV relativeFrom="paragraph">
                  <wp:posOffset>1581150</wp:posOffset>
                </wp:positionV>
                <wp:extent cx="4638040" cy="3203171"/>
                <wp:effectExtent l="0" t="0" r="0" b="0"/>
                <wp:wrapNone/>
                <wp:docPr id="15" name="Caixa de Texto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8040" cy="3203171"/>
                        </a:xfrm>
                        <a:prstGeom prst="rect">
                          <a:avLst/>
                        </a:prstGeom>
                        <a:noFill/>
                        <a:ln w="9525">
                          <a:noFill/>
                          <a:miter lim="800000"/>
                          <a:headEnd/>
                          <a:tailEnd/>
                        </a:ln>
                      </wps:spPr>
                      <wps:txbx>
                        <w:txbxContent>
                          <w:p w:rsidR="00CD2CD7" w:rsidRPr="00CD2CD7" w:rsidRDefault="00397CA3" w:rsidP="00CD2CD7">
                            <w:pPr>
                              <w:autoSpaceDE w:val="0"/>
                              <w:autoSpaceDN w:val="0"/>
                              <w:adjustRightInd w:val="0"/>
                              <w:rPr>
                                <w:rFonts w:asciiTheme="minorHAnsi" w:eastAsia="Times New Roman" w:hAnsiTheme="minorHAnsi"/>
                                <w:color w:val="000000" w:themeColor="text1"/>
                                <w:sz w:val="20"/>
                                <w:szCs w:val="20"/>
                              </w:rPr>
                            </w:pPr>
                            <w:r>
                              <w:rPr>
                                <w:rFonts w:asciiTheme="minorHAnsi" w:eastAsia="Times New Roman" w:hAnsiTheme="minorHAnsi"/>
                                <w:color w:val="000000" w:themeColor="text1"/>
                                <w:sz w:val="20"/>
                                <w:szCs w:val="20"/>
                              </w:rPr>
                              <w:t xml:space="preserve">O </w:t>
                            </w:r>
                            <w:r w:rsidR="00CD2CD7" w:rsidRPr="00CD2CD7">
                              <w:rPr>
                                <w:rFonts w:asciiTheme="minorHAnsi" w:eastAsia="Times New Roman" w:hAnsiTheme="minorHAnsi"/>
                                <w:color w:val="000000" w:themeColor="text1"/>
                                <w:sz w:val="20"/>
                                <w:szCs w:val="20"/>
                              </w:rPr>
                              <w:t xml:space="preserve">Padre João de Santo Antônio nasceu em 23 de janeiro 1824 em Morro Vermelho e morreu no Convento de Macaúbas (Santa Luzia) em 1913. Filho de João Dias Tavares e </w:t>
                            </w:r>
                            <w:proofErr w:type="spellStart"/>
                            <w:r w:rsidR="00CD2CD7" w:rsidRPr="00CD2CD7">
                              <w:rPr>
                                <w:rFonts w:asciiTheme="minorHAnsi" w:eastAsia="Times New Roman" w:hAnsiTheme="minorHAnsi"/>
                                <w:color w:val="000000" w:themeColor="text1"/>
                                <w:sz w:val="20"/>
                                <w:szCs w:val="20"/>
                              </w:rPr>
                              <w:t>Francisneire</w:t>
                            </w:r>
                            <w:proofErr w:type="spellEnd"/>
                            <w:r w:rsidR="00CD2CD7" w:rsidRPr="00CD2CD7">
                              <w:rPr>
                                <w:rFonts w:asciiTheme="minorHAnsi" w:eastAsia="Times New Roman" w:hAnsiTheme="minorHAnsi"/>
                                <w:color w:val="000000" w:themeColor="text1"/>
                                <w:sz w:val="20"/>
                                <w:szCs w:val="20"/>
                              </w:rPr>
                              <w:t xml:space="preserve"> </w:t>
                            </w:r>
                            <w:proofErr w:type="spellStart"/>
                            <w:r w:rsidR="00CD2CD7" w:rsidRPr="00CD2CD7">
                              <w:rPr>
                                <w:rFonts w:asciiTheme="minorHAnsi" w:eastAsia="Times New Roman" w:hAnsiTheme="minorHAnsi"/>
                                <w:color w:val="000000" w:themeColor="text1"/>
                                <w:sz w:val="20"/>
                                <w:szCs w:val="20"/>
                              </w:rPr>
                              <w:t>Sutéria</w:t>
                            </w:r>
                            <w:proofErr w:type="spellEnd"/>
                            <w:r w:rsidR="00CD2CD7" w:rsidRPr="00CD2CD7">
                              <w:rPr>
                                <w:rFonts w:asciiTheme="minorHAnsi" w:eastAsia="Times New Roman" w:hAnsiTheme="minorHAnsi"/>
                                <w:color w:val="000000" w:themeColor="text1"/>
                                <w:sz w:val="20"/>
                                <w:szCs w:val="20"/>
                              </w:rPr>
                              <w:t xml:space="preserve">, estudou e ordenou-se padre no Seminário de Mariana, onde exerceu o magistério. Mais tarde, tornou-se missionário apostólico, tendo fixado base no colégio de Macaúbas, em Santa Luzia, onde era professor. </w:t>
                            </w:r>
                          </w:p>
                          <w:p w:rsidR="00CD2CD7" w:rsidRPr="00CD2CD7" w:rsidRDefault="00CD2CD7" w:rsidP="00CD2CD7">
                            <w:pPr>
                              <w:autoSpaceDE w:val="0"/>
                              <w:autoSpaceDN w:val="0"/>
                              <w:adjustRightInd w:val="0"/>
                              <w:rPr>
                                <w:rFonts w:asciiTheme="minorHAnsi" w:hAnsiTheme="minorHAnsi"/>
                                <w:color w:val="000000" w:themeColor="text1"/>
                                <w:sz w:val="20"/>
                                <w:szCs w:val="20"/>
                              </w:rPr>
                            </w:pPr>
                            <w:r w:rsidRPr="00CD2CD7">
                              <w:rPr>
                                <w:rFonts w:asciiTheme="minorHAnsi" w:eastAsia="Times New Roman" w:hAnsiTheme="minorHAnsi"/>
                                <w:color w:val="000000" w:themeColor="text1"/>
                                <w:sz w:val="20"/>
                                <w:szCs w:val="20"/>
                              </w:rPr>
                              <w:t>Como missionário</w:t>
                            </w:r>
                            <w:r w:rsidR="00397CA3">
                              <w:rPr>
                                <w:rFonts w:asciiTheme="minorHAnsi" w:eastAsia="Times New Roman" w:hAnsiTheme="minorHAnsi"/>
                                <w:color w:val="000000" w:themeColor="text1"/>
                                <w:sz w:val="20"/>
                                <w:szCs w:val="20"/>
                              </w:rPr>
                              <w:t>,</w:t>
                            </w:r>
                            <w:r w:rsidRPr="00CD2CD7">
                              <w:rPr>
                                <w:rFonts w:asciiTheme="minorHAnsi" w:eastAsia="Times New Roman" w:hAnsiTheme="minorHAnsi"/>
                                <w:color w:val="000000" w:themeColor="text1"/>
                                <w:sz w:val="20"/>
                                <w:szCs w:val="20"/>
                              </w:rPr>
                              <w:t xml:space="preserve"> viajou por muitas cidades e povoados de Minas Gerais e numa viagem pastoral foi para o Sertão, onde fundou a cidade de Cordisburgo. Em 1867, censo da Câmara Municipal de Caeté mostra o Padre João como morador de Morro Vermelho, então com 43 anos. No livro “Viagem do Rio de Janeiro a Morro Velho”, o antropólogo e escritor </w:t>
                            </w:r>
                            <w:r w:rsidRPr="00CD2CD7">
                              <w:rPr>
                                <w:rFonts w:asciiTheme="minorHAnsi" w:hAnsiTheme="minorHAnsi"/>
                                <w:color w:val="000000" w:themeColor="text1"/>
                                <w:sz w:val="20"/>
                                <w:szCs w:val="20"/>
                              </w:rPr>
                              <w:t>Richard Burton na sua passagem por Morro Vermelho em 10 de julho de 1867 registrou: “...Mal tivemos tempo de passar por uma casa baixa, junto da igreja, onde mora o vigário, Padre João de Santo Antônio, sacerdote que goza de excelente reputação, que não deixa sua cidade e seu rebanho se esquecendo do que vem depois da devoção...”</w:t>
                            </w:r>
                          </w:p>
                          <w:p w:rsidR="00CD2CD7" w:rsidRPr="00CD2CD7" w:rsidRDefault="00CD2CD7" w:rsidP="00CD2CD7">
                            <w:pPr>
                              <w:pStyle w:val="NormalWeb"/>
                              <w:spacing w:before="0" w:beforeAutospacing="0" w:after="0" w:afterAutospacing="0"/>
                              <w:ind w:firstLine="170"/>
                              <w:textAlignment w:val="baseline"/>
                              <w:rPr>
                                <w:rFonts w:asciiTheme="minorHAnsi" w:hAnsiTheme="minorHAnsi" w:cs="Arial"/>
                                <w:color w:val="000000" w:themeColor="text1"/>
                                <w:sz w:val="20"/>
                                <w:szCs w:val="20"/>
                              </w:rPr>
                            </w:pPr>
                            <w:r w:rsidRPr="00CD2CD7">
                              <w:rPr>
                                <w:rFonts w:asciiTheme="minorHAnsi" w:hAnsiTheme="minorHAnsi" w:cs="Arial"/>
                                <w:color w:val="000000" w:themeColor="text1"/>
                                <w:sz w:val="20"/>
                                <w:szCs w:val="20"/>
                              </w:rPr>
                              <w:t>Em 1869, por ocasião das missões do padre João de Santo Antônio durante 15 dias, ele ajudou a comunidade de Jaboticatubas a levantar o cruzeiro denominado "Do Alto" na Capela de Nossa Senhora da Soledade, às margens da mG-020. Em 1900, o Padre João fundou a Capela de Nossa Senhora do Rosário no distrito quilombola de Pinhões, em Santa Luzia, onde ele hoje dá nome a Escola Estadual com cerca de 300 aluno</w:t>
                            </w:r>
                            <w:r>
                              <w:rPr>
                                <w:rFonts w:asciiTheme="minorHAnsi" w:hAnsiTheme="minorHAnsi" w:cs="Arial"/>
                                <w:color w:val="000000" w:themeColor="text1"/>
                                <w:sz w:val="20"/>
                                <w:szCs w:val="20"/>
                              </w:rPr>
                              <w:t>s.</w:t>
                            </w:r>
                          </w:p>
                          <w:p w:rsidR="00397CA3" w:rsidRDefault="00397CA3" w:rsidP="00CD2CD7">
                            <w:pPr>
                              <w:autoSpaceDE w:val="0"/>
                              <w:autoSpaceDN w:val="0"/>
                              <w:adjustRightInd w:val="0"/>
                              <w:rPr>
                                <w:rFonts w:asciiTheme="minorHAnsi" w:hAnsiTheme="minorHAnsi"/>
                                <w:color w:val="000000" w:themeColor="text1"/>
                                <w:sz w:val="20"/>
                                <w:szCs w:val="20"/>
                              </w:rPr>
                            </w:pPr>
                          </w:p>
                          <w:p w:rsidR="00CD2CD7" w:rsidRDefault="00CD2CD7" w:rsidP="00CD2CD7">
                            <w:pPr>
                              <w:pStyle w:val="NormalWeb"/>
                              <w:spacing w:before="0" w:beforeAutospacing="0" w:after="0" w:afterAutospacing="0"/>
                              <w:ind w:firstLine="170"/>
                              <w:textAlignment w:val="baseline"/>
                              <w:rPr>
                                <w:rFonts w:asciiTheme="minorHAnsi" w:hAnsiTheme="minorHAnsi" w:cs="Arial"/>
                                <w:b/>
                                <w:color w:val="000000" w:themeColor="text1"/>
                                <w:sz w:val="20"/>
                                <w:szCs w:val="20"/>
                                <w:bdr w:val="none" w:sz="0" w:space="0" w:color="auto" w:frame="1"/>
                              </w:rPr>
                            </w:pPr>
                          </w:p>
                          <w:p w:rsidR="00D509BF" w:rsidRDefault="00D509BF" w:rsidP="00CD2CD7">
                            <w:pPr>
                              <w:pStyle w:val="NormalWeb"/>
                              <w:spacing w:before="0" w:beforeAutospacing="0" w:after="0" w:afterAutospacing="0"/>
                              <w:ind w:firstLine="170"/>
                              <w:textAlignment w:val="baseline"/>
                              <w:rPr>
                                <w:rFonts w:asciiTheme="minorHAnsi" w:hAnsiTheme="minorHAnsi" w:cs="Arial"/>
                                <w:b/>
                                <w:color w:val="000000" w:themeColor="text1"/>
                                <w:sz w:val="20"/>
                                <w:szCs w:val="20"/>
                                <w:bdr w:val="none" w:sz="0" w:space="0" w:color="auto" w:frame="1"/>
                              </w:rPr>
                            </w:pPr>
                          </w:p>
                          <w:p w:rsidR="00D509BF" w:rsidRDefault="00D509BF" w:rsidP="00CD2CD7">
                            <w:pPr>
                              <w:pStyle w:val="NormalWeb"/>
                              <w:spacing w:before="0" w:beforeAutospacing="0" w:after="0" w:afterAutospacing="0"/>
                              <w:ind w:firstLine="170"/>
                              <w:textAlignment w:val="baseline"/>
                              <w:rPr>
                                <w:rFonts w:asciiTheme="minorHAnsi" w:hAnsiTheme="minorHAnsi" w:cs="Arial"/>
                                <w:b/>
                                <w:color w:val="000000" w:themeColor="text1"/>
                                <w:sz w:val="20"/>
                                <w:szCs w:val="20"/>
                                <w:bdr w:val="none" w:sz="0" w:space="0" w:color="auto" w:frame="1"/>
                              </w:rPr>
                            </w:pPr>
                          </w:p>
                          <w:p w:rsidR="00D509BF" w:rsidRDefault="00D509BF" w:rsidP="00CD2CD7">
                            <w:pPr>
                              <w:pStyle w:val="NormalWeb"/>
                              <w:spacing w:before="0" w:beforeAutospacing="0" w:after="0" w:afterAutospacing="0"/>
                              <w:ind w:firstLine="170"/>
                              <w:textAlignment w:val="baseline"/>
                              <w:rPr>
                                <w:rFonts w:asciiTheme="minorHAnsi" w:hAnsiTheme="minorHAnsi" w:cs="Arial"/>
                                <w:b/>
                                <w:color w:val="000000" w:themeColor="text1"/>
                                <w:sz w:val="20"/>
                                <w:szCs w:val="20"/>
                                <w:bdr w:val="none" w:sz="0" w:space="0" w:color="auto" w:frame="1"/>
                              </w:rPr>
                            </w:pPr>
                          </w:p>
                          <w:p w:rsidR="00D509BF" w:rsidRDefault="00D509BF" w:rsidP="00CD2CD7">
                            <w:pPr>
                              <w:pStyle w:val="NormalWeb"/>
                              <w:spacing w:before="0" w:beforeAutospacing="0" w:after="0" w:afterAutospacing="0"/>
                              <w:ind w:firstLine="170"/>
                              <w:textAlignment w:val="baseline"/>
                              <w:rPr>
                                <w:rFonts w:asciiTheme="minorHAnsi" w:hAnsiTheme="minorHAnsi" w:cs="Arial"/>
                                <w:b/>
                                <w:color w:val="000000" w:themeColor="text1"/>
                                <w:sz w:val="20"/>
                                <w:szCs w:val="20"/>
                                <w:bdr w:val="none" w:sz="0" w:space="0" w:color="auto" w:frame="1"/>
                              </w:rPr>
                            </w:pPr>
                          </w:p>
                          <w:p w:rsidR="00D509BF" w:rsidRDefault="00D509BF" w:rsidP="00CD2CD7">
                            <w:pPr>
                              <w:pStyle w:val="NormalWeb"/>
                              <w:spacing w:before="0" w:beforeAutospacing="0" w:after="0" w:afterAutospacing="0"/>
                              <w:ind w:firstLine="170"/>
                              <w:textAlignment w:val="baseline"/>
                              <w:rPr>
                                <w:rFonts w:asciiTheme="minorHAnsi" w:hAnsiTheme="minorHAnsi" w:cs="Arial"/>
                                <w:b/>
                                <w:color w:val="000000" w:themeColor="text1"/>
                                <w:sz w:val="20"/>
                                <w:szCs w:val="20"/>
                                <w:bdr w:val="none" w:sz="0" w:space="0" w:color="auto" w:frame="1"/>
                              </w:rPr>
                            </w:pPr>
                          </w:p>
                          <w:p w:rsidR="00D509BF" w:rsidRDefault="00D509BF" w:rsidP="00CD2CD7">
                            <w:pPr>
                              <w:pStyle w:val="NormalWeb"/>
                              <w:spacing w:before="0" w:beforeAutospacing="0" w:after="0" w:afterAutospacing="0"/>
                              <w:ind w:firstLine="170"/>
                              <w:textAlignment w:val="baseline"/>
                              <w:rPr>
                                <w:rFonts w:asciiTheme="minorHAnsi" w:hAnsiTheme="minorHAnsi" w:cs="Arial"/>
                                <w:b/>
                                <w:color w:val="000000" w:themeColor="text1"/>
                                <w:sz w:val="20"/>
                                <w:szCs w:val="20"/>
                                <w:bdr w:val="none" w:sz="0" w:space="0" w:color="auto" w:frame="1"/>
                              </w:rPr>
                            </w:pPr>
                          </w:p>
                          <w:p w:rsidR="00D509BF" w:rsidRDefault="00D509BF" w:rsidP="00CD2CD7">
                            <w:pPr>
                              <w:pStyle w:val="NormalWeb"/>
                              <w:spacing w:before="0" w:beforeAutospacing="0" w:after="0" w:afterAutospacing="0"/>
                              <w:ind w:firstLine="170"/>
                              <w:textAlignment w:val="baseline"/>
                              <w:rPr>
                                <w:rFonts w:asciiTheme="minorHAnsi" w:hAnsiTheme="minorHAnsi" w:cs="Arial"/>
                                <w:b/>
                                <w:color w:val="000000" w:themeColor="text1"/>
                                <w:sz w:val="20"/>
                                <w:szCs w:val="20"/>
                                <w:bdr w:val="none" w:sz="0" w:space="0" w:color="auto" w:frame="1"/>
                              </w:rPr>
                            </w:pPr>
                          </w:p>
                          <w:p w:rsidR="00D509BF" w:rsidRDefault="00D509BF" w:rsidP="00CD2CD7">
                            <w:pPr>
                              <w:pStyle w:val="NormalWeb"/>
                              <w:spacing w:before="0" w:beforeAutospacing="0" w:after="0" w:afterAutospacing="0"/>
                              <w:ind w:firstLine="170"/>
                              <w:textAlignment w:val="baseline"/>
                              <w:rPr>
                                <w:rFonts w:asciiTheme="minorHAnsi" w:hAnsiTheme="minorHAnsi" w:cs="Arial"/>
                                <w:b/>
                                <w:color w:val="000000" w:themeColor="text1"/>
                                <w:sz w:val="20"/>
                                <w:szCs w:val="20"/>
                                <w:bdr w:val="none" w:sz="0" w:space="0" w:color="auto" w:frame="1"/>
                              </w:rPr>
                            </w:pPr>
                          </w:p>
                          <w:p w:rsidR="00121A39" w:rsidRDefault="00121A39" w:rsidP="00CD2CD7">
                            <w:pPr>
                              <w:pStyle w:val="NormalWeb"/>
                              <w:spacing w:before="0" w:beforeAutospacing="0" w:after="0" w:afterAutospacing="0"/>
                              <w:ind w:firstLine="170"/>
                              <w:textAlignment w:val="baseline"/>
                              <w:rPr>
                                <w:rFonts w:asciiTheme="minorHAnsi" w:hAnsiTheme="minorHAnsi" w:cs="Arial"/>
                                <w:b/>
                                <w:color w:val="000000" w:themeColor="text1"/>
                                <w:sz w:val="20"/>
                                <w:szCs w:val="20"/>
                                <w:bdr w:val="none" w:sz="0" w:space="0" w:color="auto" w:frame="1"/>
                              </w:rPr>
                            </w:pPr>
                          </w:p>
                          <w:p w:rsidR="00974C1E" w:rsidRDefault="00974C1E" w:rsidP="00CD2CD7">
                            <w:pPr>
                              <w:pStyle w:val="NormalWeb"/>
                              <w:spacing w:before="0" w:beforeAutospacing="0" w:after="0" w:afterAutospacing="0"/>
                              <w:ind w:firstLine="170"/>
                              <w:textAlignment w:val="baseline"/>
                              <w:rPr>
                                <w:rFonts w:asciiTheme="minorHAnsi" w:hAnsiTheme="minorHAnsi" w:cs="Arial"/>
                                <w:b/>
                                <w:color w:val="000000" w:themeColor="text1"/>
                                <w:sz w:val="20"/>
                                <w:szCs w:val="20"/>
                                <w:bdr w:val="none" w:sz="0" w:space="0" w:color="auto" w:frame="1"/>
                              </w:rPr>
                            </w:pPr>
                          </w:p>
                          <w:p w:rsidR="00974C1E" w:rsidRDefault="00974C1E" w:rsidP="00CD2CD7">
                            <w:pPr>
                              <w:pStyle w:val="NormalWeb"/>
                              <w:spacing w:before="0" w:beforeAutospacing="0" w:after="0" w:afterAutospacing="0"/>
                              <w:ind w:firstLine="170"/>
                              <w:textAlignment w:val="baseline"/>
                              <w:rPr>
                                <w:rFonts w:asciiTheme="minorHAnsi" w:hAnsiTheme="minorHAnsi" w:cs="Arial"/>
                                <w:b/>
                                <w:color w:val="000000" w:themeColor="text1"/>
                                <w:sz w:val="20"/>
                                <w:szCs w:val="20"/>
                                <w:bdr w:val="none" w:sz="0" w:space="0" w:color="auto" w:frame="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054CB2" id="Caixa de Texto 15" o:spid="_x0000_s1040" type="#_x0000_t202" style="position:absolute;left:0;text-align:left;margin-left:765.85pt;margin-top:124.5pt;width:365.2pt;height:252.2pt;z-index:252204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" filled="f" stroked="f">
                <v:textbox>
                  <w:txbxContent>
                    <w:p w:rsidR="00CD2CD7" w:rsidRPr="00CD2CD7" w:rsidRDefault="00397CA3" w:rsidP="00CD2CD7">
                      <w:pPr>
                        <w:autoSpaceDE w:val="0"/>
                        <w:autoSpaceDN w:val="0"/>
                        <w:adjustRightInd w:val="0"/>
                        <w:rPr>
                          <w:rFonts w:asciiTheme="minorHAnsi" w:eastAsia="Times New Roman" w:hAnsiTheme="minorHAnsi"/>
                          <w:color w:val="000000" w:themeColor="text1"/>
                          <w:sz w:val="20"/>
                          <w:szCs w:val="20"/>
                        </w:rPr>
                      </w:pPr>
                      <w:r>
                        <w:rPr>
                          <w:rFonts w:asciiTheme="minorHAnsi" w:eastAsia="Times New Roman" w:hAnsiTheme="minorHAnsi"/>
                          <w:color w:val="000000" w:themeColor="text1"/>
                          <w:sz w:val="20"/>
                          <w:szCs w:val="20"/>
                        </w:rPr>
                        <w:t xml:space="preserve">O </w:t>
                      </w:r>
                      <w:r w:rsidR="00CD2CD7" w:rsidRPr="00CD2CD7">
                        <w:rPr>
                          <w:rFonts w:asciiTheme="minorHAnsi" w:eastAsia="Times New Roman" w:hAnsiTheme="minorHAnsi"/>
                          <w:color w:val="000000" w:themeColor="text1"/>
                          <w:sz w:val="20"/>
                          <w:szCs w:val="20"/>
                        </w:rPr>
                        <w:t xml:space="preserve">Padre João de Santo Antônio nasceu em 23 de janeiro 1824 em Morro Vermelho e morreu no Convento de Macaúbas (Santa Luzia) em 1913. Filho de João Dias Tavares e </w:t>
                      </w:r>
                      <w:proofErr w:type="spellStart"/>
                      <w:r w:rsidR="00CD2CD7" w:rsidRPr="00CD2CD7">
                        <w:rPr>
                          <w:rFonts w:asciiTheme="minorHAnsi" w:eastAsia="Times New Roman" w:hAnsiTheme="minorHAnsi"/>
                          <w:color w:val="000000" w:themeColor="text1"/>
                          <w:sz w:val="20"/>
                          <w:szCs w:val="20"/>
                        </w:rPr>
                        <w:t>Francisneire</w:t>
                      </w:r>
                      <w:proofErr w:type="spellEnd"/>
                      <w:r w:rsidR="00CD2CD7" w:rsidRPr="00CD2CD7">
                        <w:rPr>
                          <w:rFonts w:asciiTheme="minorHAnsi" w:eastAsia="Times New Roman" w:hAnsiTheme="minorHAnsi"/>
                          <w:color w:val="000000" w:themeColor="text1"/>
                          <w:sz w:val="20"/>
                          <w:szCs w:val="20"/>
                        </w:rPr>
                        <w:t xml:space="preserve"> </w:t>
                      </w:r>
                      <w:proofErr w:type="spellStart"/>
                      <w:r w:rsidR="00CD2CD7" w:rsidRPr="00CD2CD7">
                        <w:rPr>
                          <w:rFonts w:asciiTheme="minorHAnsi" w:eastAsia="Times New Roman" w:hAnsiTheme="minorHAnsi"/>
                          <w:color w:val="000000" w:themeColor="text1"/>
                          <w:sz w:val="20"/>
                          <w:szCs w:val="20"/>
                        </w:rPr>
                        <w:t>Sutéria</w:t>
                      </w:r>
                      <w:proofErr w:type="spellEnd"/>
                      <w:r w:rsidR="00CD2CD7" w:rsidRPr="00CD2CD7">
                        <w:rPr>
                          <w:rFonts w:asciiTheme="minorHAnsi" w:eastAsia="Times New Roman" w:hAnsiTheme="minorHAnsi"/>
                          <w:color w:val="000000" w:themeColor="text1"/>
                          <w:sz w:val="20"/>
                          <w:szCs w:val="20"/>
                        </w:rPr>
                        <w:t xml:space="preserve">, estudou e ordenou-se padre no Seminário de Mariana, onde exerceu o magistério. Mais tarde, tornou-se missionário apostólico, tendo fixado base no colégio de Macaúbas, em Santa Luzia, onde era professor. </w:t>
                      </w:r>
                    </w:p>
                    <w:p w:rsidR="00CD2CD7" w:rsidRPr="00CD2CD7" w:rsidRDefault="00CD2CD7" w:rsidP="00CD2CD7">
                      <w:pPr>
                        <w:autoSpaceDE w:val="0"/>
                        <w:autoSpaceDN w:val="0"/>
                        <w:adjustRightInd w:val="0"/>
                        <w:rPr>
                          <w:rFonts w:asciiTheme="minorHAnsi" w:hAnsiTheme="minorHAnsi"/>
                          <w:color w:val="000000" w:themeColor="text1"/>
                          <w:sz w:val="20"/>
                          <w:szCs w:val="20"/>
                        </w:rPr>
                      </w:pPr>
                      <w:r w:rsidRPr="00CD2CD7">
                        <w:rPr>
                          <w:rFonts w:asciiTheme="minorHAnsi" w:eastAsia="Times New Roman" w:hAnsiTheme="minorHAnsi"/>
                          <w:color w:val="000000" w:themeColor="text1"/>
                          <w:sz w:val="20"/>
                          <w:szCs w:val="20"/>
                        </w:rPr>
                        <w:t>Como missionário</w:t>
                      </w:r>
                      <w:r w:rsidR="00397CA3">
                        <w:rPr>
                          <w:rFonts w:asciiTheme="minorHAnsi" w:eastAsia="Times New Roman" w:hAnsiTheme="minorHAnsi"/>
                          <w:color w:val="000000" w:themeColor="text1"/>
                          <w:sz w:val="20"/>
                          <w:szCs w:val="20"/>
                        </w:rPr>
                        <w:t>,</w:t>
                      </w:r>
                      <w:r w:rsidRPr="00CD2CD7">
                        <w:rPr>
                          <w:rFonts w:asciiTheme="minorHAnsi" w:eastAsia="Times New Roman" w:hAnsiTheme="minorHAnsi"/>
                          <w:color w:val="000000" w:themeColor="text1"/>
                          <w:sz w:val="20"/>
                          <w:szCs w:val="20"/>
                        </w:rPr>
                        <w:t xml:space="preserve"> viajou por muitas cidades e povoados de Minas Gerais e numa viagem pastoral foi para o Sertão, onde fundou a cidade de Cordisburgo. Em 1867, censo da Câmara Municipal de Caeté mostra o Padre João como morador de Morro Vermelho, então com 43 anos. No livro “Viagem do Rio de Janeiro a Morro Velho”, o antropólogo e escritor </w:t>
                      </w:r>
                      <w:r w:rsidRPr="00CD2CD7">
                        <w:rPr>
                          <w:rFonts w:asciiTheme="minorHAnsi" w:hAnsiTheme="minorHAnsi"/>
                          <w:color w:val="000000" w:themeColor="text1"/>
                          <w:sz w:val="20"/>
                          <w:szCs w:val="20"/>
                        </w:rPr>
                        <w:t>Richard Burton na sua passagem por Morro Vermelho em 10 de julho de 1867 registrou: “...Mal tivemos tempo de passar por uma casa baixa, junto da igreja, onde mora o vigário, Padre João de Santo Antônio, sacerdote que goza de excelente reputação, que não deixa sua cidade e seu rebanho se esquecendo do que vem depois da devoção...”</w:t>
                      </w:r>
                    </w:p>
                    <w:p w:rsidR="00CD2CD7" w:rsidRPr="00CD2CD7" w:rsidRDefault="00CD2CD7" w:rsidP="00CD2CD7">
                      <w:pPr>
                        <w:pStyle w:val="NormalWeb"/>
                        <w:spacing w:before="0" w:beforeAutospacing="0" w:after="0" w:afterAutospacing="0"/>
                        <w:ind w:firstLine="170"/>
                        <w:textAlignment w:val="baseline"/>
                        <w:rPr>
                          <w:rFonts w:asciiTheme="minorHAnsi" w:hAnsiTheme="minorHAnsi" w:cs="Arial"/>
                          <w:color w:val="000000" w:themeColor="text1"/>
                          <w:sz w:val="20"/>
                          <w:szCs w:val="20"/>
                        </w:rPr>
                      </w:pPr>
                      <w:r w:rsidRPr="00CD2CD7">
                        <w:rPr>
                          <w:rFonts w:asciiTheme="minorHAnsi" w:hAnsiTheme="minorHAnsi" w:cs="Arial"/>
                          <w:color w:val="000000" w:themeColor="text1"/>
                          <w:sz w:val="20"/>
                          <w:szCs w:val="20"/>
                        </w:rPr>
                        <w:t>Em 1869, por ocasião das missões do padre João de Santo Antônio durante 15 dias, ele ajudou a comunidade de Jaboticatubas a levantar o cruzeiro denominado "Do Alto" na Capela de Nossa Senhora da Soledade, às margens da mG-020. Em 1900, o Padre João fundou a Capela de Nossa Senhora do Rosário no distrito quilombola de Pinhões, em Santa Luzia, onde ele hoje dá nome a Escola Estadual com cerca de 300 aluno</w:t>
                      </w:r>
                      <w:r>
                        <w:rPr>
                          <w:rFonts w:asciiTheme="minorHAnsi" w:hAnsiTheme="minorHAnsi" w:cs="Arial"/>
                          <w:color w:val="000000" w:themeColor="text1"/>
                          <w:sz w:val="20"/>
                          <w:szCs w:val="20"/>
                        </w:rPr>
                        <w:t>s.</w:t>
                      </w:r>
                    </w:p>
                    <w:p w:rsidR="00397CA3" w:rsidRDefault="00397CA3" w:rsidP="00CD2CD7">
                      <w:pPr>
                        <w:autoSpaceDE w:val="0"/>
                        <w:autoSpaceDN w:val="0"/>
                        <w:adjustRightInd w:val="0"/>
                        <w:rPr>
                          <w:rFonts w:asciiTheme="minorHAnsi" w:hAnsiTheme="minorHAnsi"/>
                          <w:color w:val="000000" w:themeColor="text1"/>
                          <w:sz w:val="20"/>
                          <w:szCs w:val="20"/>
                        </w:rPr>
                      </w:pPr>
                    </w:p>
                    <w:p w:rsidR="00CD2CD7" w:rsidRDefault="00CD2CD7" w:rsidP="00CD2CD7">
                      <w:pPr>
                        <w:pStyle w:val="NormalWeb"/>
                        <w:spacing w:before="0" w:beforeAutospacing="0" w:after="0" w:afterAutospacing="0"/>
                        <w:ind w:firstLine="170"/>
                        <w:textAlignment w:val="baseline"/>
                        <w:rPr>
                          <w:rFonts w:asciiTheme="minorHAnsi" w:hAnsiTheme="minorHAnsi" w:cs="Arial"/>
                          <w:b/>
                          <w:color w:val="000000" w:themeColor="text1"/>
                          <w:sz w:val="20"/>
                          <w:szCs w:val="20"/>
                          <w:bdr w:val="none" w:sz="0" w:space="0" w:color="auto" w:frame="1"/>
                        </w:rPr>
                      </w:pPr>
                    </w:p>
                    <w:p w:rsidR="00D509BF" w:rsidRDefault="00D509BF" w:rsidP="00CD2CD7">
                      <w:pPr>
                        <w:pStyle w:val="NormalWeb"/>
                        <w:spacing w:before="0" w:beforeAutospacing="0" w:after="0" w:afterAutospacing="0"/>
                        <w:ind w:firstLine="170"/>
                        <w:textAlignment w:val="baseline"/>
                        <w:rPr>
                          <w:rFonts w:asciiTheme="minorHAnsi" w:hAnsiTheme="minorHAnsi" w:cs="Arial"/>
                          <w:b/>
                          <w:color w:val="000000" w:themeColor="text1"/>
                          <w:sz w:val="20"/>
                          <w:szCs w:val="20"/>
                          <w:bdr w:val="none" w:sz="0" w:space="0" w:color="auto" w:frame="1"/>
                        </w:rPr>
                      </w:pPr>
                    </w:p>
                    <w:p w:rsidR="00D509BF" w:rsidRDefault="00D509BF" w:rsidP="00CD2CD7">
                      <w:pPr>
                        <w:pStyle w:val="NormalWeb"/>
                        <w:spacing w:before="0" w:beforeAutospacing="0" w:after="0" w:afterAutospacing="0"/>
                        <w:ind w:firstLine="170"/>
                        <w:textAlignment w:val="baseline"/>
                        <w:rPr>
                          <w:rFonts w:asciiTheme="minorHAnsi" w:hAnsiTheme="minorHAnsi" w:cs="Arial"/>
                          <w:b/>
                          <w:color w:val="000000" w:themeColor="text1"/>
                          <w:sz w:val="20"/>
                          <w:szCs w:val="20"/>
                          <w:bdr w:val="none" w:sz="0" w:space="0" w:color="auto" w:frame="1"/>
                        </w:rPr>
                      </w:pPr>
                    </w:p>
                    <w:p w:rsidR="00D509BF" w:rsidRDefault="00D509BF" w:rsidP="00CD2CD7">
                      <w:pPr>
                        <w:pStyle w:val="NormalWeb"/>
                        <w:spacing w:before="0" w:beforeAutospacing="0" w:after="0" w:afterAutospacing="0"/>
                        <w:ind w:firstLine="170"/>
                        <w:textAlignment w:val="baseline"/>
                        <w:rPr>
                          <w:rFonts w:asciiTheme="minorHAnsi" w:hAnsiTheme="minorHAnsi" w:cs="Arial"/>
                          <w:b/>
                          <w:color w:val="000000" w:themeColor="text1"/>
                          <w:sz w:val="20"/>
                          <w:szCs w:val="20"/>
                          <w:bdr w:val="none" w:sz="0" w:space="0" w:color="auto" w:frame="1"/>
                        </w:rPr>
                      </w:pPr>
                    </w:p>
                    <w:p w:rsidR="00D509BF" w:rsidRDefault="00D509BF" w:rsidP="00CD2CD7">
                      <w:pPr>
                        <w:pStyle w:val="NormalWeb"/>
                        <w:spacing w:before="0" w:beforeAutospacing="0" w:after="0" w:afterAutospacing="0"/>
                        <w:ind w:firstLine="170"/>
                        <w:textAlignment w:val="baseline"/>
                        <w:rPr>
                          <w:rFonts w:asciiTheme="minorHAnsi" w:hAnsiTheme="minorHAnsi" w:cs="Arial"/>
                          <w:b/>
                          <w:color w:val="000000" w:themeColor="text1"/>
                          <w:sz w:val="20"/>
                          <w:szCs w:val="20"/>
                          <w:bdr w:val="none" w:sz="0" w:space="0" w:color="auto" w:frame="1"/>
                        </w:rPr>
                      </w:pPr>
                    </w:p>
                    <w:p w:rsidR="00D509BF" w:rsidRDefault="00D509BF" w:rsidP="00CD2CD7">
                      <w:pPr>
                        <w:pStyle w:val="NormalWeb"/>
                        <w:spacing w:before="0" w:beforeAutospacing="0" w:after="0" w:afterAutospacing="0"/>
                        <w:ind w:firstLine="170"/>
                        <w:textAlignment w:val="baseline"/>
                        <w:rPr>
                          <w:rFonts w:asciiTheme="minorHAnsi" w:hAnsiTheme="minorHAnsi" w:cs="Arial"/>
                          <w:b/>
                          <w:color w:val="000000" w:themeColor="text1"/>
                          <w:sz w:val="20"/>
                          <w:szCs w:val="20"/>
                          <w:bdr w:val="none" w:sz="0" w:space="0" w:color="auto" w:frame="1"/>
                        </w:rPr>
                      </w:pPr>
                    </w:p>
                    <w:p w:rsidR="00D509BF" w:rsidRDefault="00D509BF" w:rsidP="00CD2CD7">
                      <w:pPr>
                        <w:pStyle w:val="NormalWeb"/>
                        <w:spacing w:before="0" w:beforeAutospacing="0" w:after="0" w:afterAutospacing="0"/>
                        <w:ind w:firstLine="170"/>
                        <w:textAlignment w:val="baseline"/>
                        <w:rPr>
                          <w:rFonts w:asciiTheme="minorHAnsi" w:hAnsiTheme="minorHAnsi" w:cs="Arial"/>
                          <w:b/>
                          <w:color w:val="000000" w:themeColor="text1"/>
                          <w:sz w:val="20"/>
                          <w:szCs w:val="20"/>
                          <w:bdr w:val="none" w:sz="0" w:space="0" w:color="auto" w:frame="1"/>
                        </w:rPr>
                      </w:pPr>
                    </w:p>
                    <w:p w:rsidR="00D509BF" w:rsidRDefault="00D509BF" w:rsidP="00CD2CD7">
                      <w:pPr>
                        <w:pStyle w:val="NormalWeb"/>
                        <w:spacing w:before="0" w:beforeAutospacing="0" w:after="0" w:afterAutospacing="0"/>
                        <w:ind w:firstLine="170"/>
                        <w:textAlignment w:val="baseline"/>
                        <w:rPr>
                          <w:rFonts w:asciiTheme="minorHAnsi" w:hAnsiTheme="minorHAnsi" w:cs="Arial"/>
                          <w:b/>
                          <w:color w:val="000000" w:themeColor="text1"/>
                          <w:sz w:val="20"/>
                          <w:szCs w:val="20"/>
                          <w:bdr w:val="none" w:sz="0" w:space="0" w:color="auto" w:frame="1"/>
                        </w:rPr>
                      </w:pPr>
                    </w:p>
                    <w:p w:rsidR="00D509BF" w:rsidRDefault="00D509BF" w:rsidP="00CD2CD7">
                      <w:pPr>
                        <w:pStyle w:val="NormalWeb"/>
                        <w:spacing w:before="0" w:beforeAutospacing="0" w:after="0" w:afterAutospacing="0"/>
                        <w:ind w:firstLine="170"/>
                        <w:textAlignment w:val="baseline"/>
                        <w:rPr>
                          <w:rFonts w:asciiTheme="minorHAnsi" w:hAnsiTheme="minorHAnsi" w:cs="Arial"/>
                          <w:b/>
                          <w:color w:val="000000" w:themeColor="text1"/>
                          <w:sz w:val="20"/>
                          <w:szCs w:val="20"/>
                          <w:bdr w:val="none" w:sz="0" w:space="0" w:color="auto" w:frame="1"/>
                        </w:rPr>
                      </w:pPr>
                    </w:p>
                    <w:p w:rsidR="00121A39" w:rsidRDefault="00121A39" w:rsidP="00CD2CD7">
                      <w:pPr>
                        <w:pStyle w:val="NormalWeb"/>
                        <w:spacing w:before="0" w:beforeAutospacing="0" w:after="0" w:afterAutospacing="0"/>
                        <w:ind w:firstLine="170"/>
                        <w:textAlignment w:val="baseline"/>
                        <w:rPr>
                          <w:rFonts w:asciiTheme="minorHAnsi" w:hAnsiTheme="minorHAnsi" w:cs="Arial"/>
                          <w:b/>
                          <w:color w:val="000000" w:themeColor="text1"/>
                          <w:sz w:val="20"/>
                          <w:szCs w:val="20"/>
                          <w:bdr w:val="none" w:sz="0" w:space="0" w:color="auto" w:frame="1"/>
                        </w:rPr>
                      </w:pPr>
                    </w:p>
                    <w:p w:rsidR="00974C1E" w:rsidRDefault="00974C1E" w:rsidP="00CD2CD7">
                      <w:pPr>
                        <w:pStyle w:val="NormalWeb"/>
                        <w:spacing w:before="0" w:beforeAutospacing="0" w:after="0" w:afterAutospacing="0"/>
                        <w:ind w:firstLine="170"/>
                        <w:textAlignment w:val="baseline"/>
                        <w:rPr>
                          <w:rFonts w:asciiTheme="minorHAnsi" w:hAnsiTheme="minorHAnsi" w:cs="Arial"/>
                          <w:b/>
                          <w:color w:val="000000" w:themeColor="text1"/>
                          <w:sz w:val="20"/>
                          <w:szCs w:val="20"/>
                          <w:bdr w:val="none" w:sz="0" w:space="0" w:color="auto" w:frame="1"/>
                        </w:rPr>
                      </w:pPr>
                    </w:p>
                    <w:p w:rsidR="00974C1E" w:rsidRDefault="00974C1E" w:rsidP="00CD2CD7">
                      <w:pPr>
                        <w:pStyle w:val="NormalWeb"/>
                        <w:spacing w:before="0" w:beforeAutospacing="0" w:after="0" w:afterAutospacing="0"/>
                        <w:ind w:firstLine="170"/>
                        <w:textAlignment w:val="baseline"/>
                        <w:rPr>
                          <w:rFonts w:asciiTheme="minorHAnsi" w:hAnsiTheme="minorHAnsi" w:cs="Arial"/>
                          <w:b/>
                          <w:color w:val="000000" w:themeColor="text1"/>
                          <w:sz w:val="20"/>
                          <w:szCs w:val="20"/>
                          <w:bdr w:val="none" w:sz="0" w:space="0" w:color="auto" w:frame="1"/>
                        </w:rPr>
                      </w:pPr>
                    </w:p>
                  </w:txbxContent>
                </v:textbox>
              </v:shape>
            </w:pict>
          </mc:Fallback>
        </mc:AlternateContent>
      </w:r>
      <w:r w:rsidR="00CE243A">
        <w:rPr>
          <w:noProof/>
          <w:lang w:eastAsia="pt-BR"/>
        </w:rPr>
        <mc:AlternateContent>
          <mc:Choice Requires="wps">
            <w:drawing>
              <wp:anchor distT="45720" distB="45720" distL="114300" distR="114300" simplePos="0" relativeHeight="252260352" behindDoc="0" locked="0" layoutInCell="1" allowOverlap="1" wp14:anchorId="4ACEF08E" wp14:editId="7FEF5698">
                <wp:simplePos x="0" y="0"/>
                <wp:positionH relativeFrom="column">
                  <wp:posOffset>9704070</wp:posOffset>
                </wp:positionH>
                <wp:positionV relativeFrom="paragraph">
                  <wp:posOffset>6724955</wp:posOffset>
                </wp:positionV>
                <wp:extent cx="4683125" cy="4608449"/>
                <wp:effectExtent l="0" t="0" r="0" b="1905"/>
                <wp:wrapNone/>
                <wp:docPr id="37" name="Caixa de Texto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3125" cy="4608449"/>
                        </a:xfrm>
                        <a:prstGeom prst="rect">
                          <a:avLst/>
                        </a:prstGeom>
                        <a:noFill/>
                        <a:ln w="9525">
                          <a:noFill/>
                          <a:miter lim="800000"/>
                          <a:headEnd/>
                          <a:tailEnd/>
                        </a:ln>
                      </wps:spPr>
                      <wps:txbx>
                        <w:txbxContent>
                          <w:p w:rsidR="00974C1E" w:rsidRPr="00397CA3" w:rsidRDefault="00974C1E" w:rsidP="00974C1E">
                            <w:pPr>
                              <w:autoSpaceDE w:val="0"/>
                              <w:autoSpaceDN w:val="0"/>
                              <w:adjustRightInd w:val="0"/>
                              <w:rPr>
                                <w:rFonts w:asciiTheme="minorHAnsi" w:hAnsiTheme="minorHAnsi"/>
                                <w:b/>
                                <w:color w:val="000000" w:themeColor="text1"/>
                                <w:sz w:val="20"/>
                                <w:szCs w:val="20"/>
                              </w:rPr>
                            </w:pPr>
                            <w:r w:rsidRPr="00397CA3">
                              <w:rPr>
                                <w:rFonts w:asciiTheme="minorHAnsi" w:hAnsiTheme="minorHAnsi"/>
                                <w:b/>
                                <w:color w:val="000000" w:themeColor="text1"/>
                                <w:sz w:val="20"/>
                                <w:szCs w:val="20"/>
                              </w:rPr>
                              <w:t>TUTOR DE JOÃO PINHEIRO</w:t>
                            </w:r>
                          </w:p>
                          <w:p w:rsidR="00974C1E" w:rsidRPr="00CD2CD7" w:rsidRDefault="00974C1E" w:rsidP="00974C1E">
                            <w:pPr>
                              <w:autoSpaceDE w:val="0"/>
                              <w:autoSpaceDN w:val="0"/>
                              <w:adjustRightInd w:val="0"/>
                              <w:rPr>
                                <w:rFonts w:asciiTheme="minorHAnsi" w:hAnsiTheme="minorHAnsi"/>
                                <w:color w:val="000000" w:themeColor="text1"/>
                                <w:sz w:val="20"/>
                                <w:szCs w:val="20"/>
                              </w:rPr>
                            </w:pPr>
                            <w:r w:rsidRPr="00CD2CD7">
                              <w:rPr>
                                <w:rFonts w:asciiTheme="minorHAnsi" w:hAnsiTheme="minorHAnsi"/>
                                <w:color w:val="000000" w:themeColor="text1"/>
                                <w:sz w:val="20"/>
                                <w:szCs w:val="20"/>
                              </w:rPr>
                              <w:t xml:space="preserve">Padre João também foi tutor do estadista João Pinheiro da Silva. O jornal </w:t>
                            </w:r>
                            <w:r w:rsidRPr="00CD2CD7">
                              <w:rPr>
                                <w:rFonts w:asciiTheme="minorHAnsi" w:hAnsiTheme="minorHAnsi"/>
                                <w:i/>
                                <w:color w:val="000000" w:themeColor="text1"/>
                                <w:sz w:val="20"/>
                                <w:szCs w:val="20"/>
                              </w:rPr>
                              <w:t xml:space="preserve">O </w:t>
                            </w:r>
                            <w:proofErr w:type="spellStart"/>
                            <w:r w:rsidRPr="00CD2CD7">
                              <w:rPr>
                                <w:rFonts w:asciiTheme="minorHAnsi" w:hAnsiTheme="minorHAnsi"/>
                                <w:i/>
                                <w:color w:val="000000" w:themeColor="text1"/>
                                <w:sz w:val="20"/>
                                <w:szCs w:val="20"/>
                              </w:rPr>
                              <w:t>Pharol</w:t>
                            </w:r>
                            <w:proofErr w:type="spellEnd"/>
                            <w:r w:rsidRPr="00CD2CD7">
                              <w:rPr>
                                <w:rFonts w:asciiTheme="minorHAnsi" w:hAnsiTheme="minorHAnsi"/>
                                <w:color w:val="000000" w:themeColor="text1"/>
                                <w:sz w:val="20"/>
                                <w:szCs w:val="20"/>
                              </w:rPr>
                              <w:t xml:space="preserve">, de Juiz de Fora, registra em 6 de dezembro de 1905, a relação do padre João de Santo Antônio com o jovem João Pinheiro da Silva, nascido em 1860 na cidade do Serro. Ainda adolescente foi levado pelos pais para estudar em Ouro Preto e depois concluiu os estudos em Caeté: “Mostrando sempre segura inteligência e grande vocação para estudos sérios, chamou o fato a atenção esclarecida de um sacerdote ilustrado, o padre João de Santo Antônio, homem erudito e cheio de virtudes, então vigário de Morro Vermelho, distrito de Caeté, e agora residente em Cordisburgo da Vista Alegre. Levando-o para sua companhia, começou a ensinar-lhe as primeiras noções de português e latim, fazendo o mesmo com o irmão mais velho, José Pinheiro da Silva Júnior. O estudante José Pinheiro conseguiu, com o auxílio do padre João de Santo Antônio, matricular-se, tempos depois, no famoso Seminário de Mariana, no que também foi grandemente auxiliado pelo padre João Batista </w:t>
                            </w:r>
                            <w:proofErr w:type="spellStart"/>
                            <w:r w:rsidRPr="00CD2CD7">
                              <w:rPr>
                                <w:rFonts w:asciiTheme="minorHAnsi" w:hAnsiTheme="minorHAnsi"/>
                                <w:color w:val="000000" w:themeColor="text1"/>
                                <w:sz w:val="20"/>
                                <w:szCs w:val="20"/>
                              </w:rPr>
                              <w:t>Cornegliolo</w:t>
                            </w:r>
                            <w:proofErr w:type="spellEnd"/>
                            <w:r w:rsidRPr="00CD2CD7">
                              <w:rPr>
                                <w:rFonts w:asciiTheme="minorHAnsi" w:hAnsiTheme="minorHAnsi"/>
                                <w:color w:val="000000" w:themeColor="text1"/>
                                <w:sz w:val="20"/>
                                <w:szCs w:val="20"/>
                              </w:rPr>
                              <w:t xml:space="preserve">, sábio professor do seminário que o educou até se ordenar. Sacerdote inteligente e aplicado, obteve o padre José Pinheiro uma cadeira no seminário, entrando logo para ensinar o latim, de que deixou uma excelente gramática, muita apreciada pela clareza e método de exposição didática. Do pouco que recebia como lente, pois minguado era o ordenado do corpo docente do seminário, pensou o exímio latinista em tirar uma pequena parte para auxiliar a educação do irmão João Pinheiro a quem levou de Caeté e o fez matricular-se no colégio para o fim de seguir também a carreira sacerdotal, mas João recusou-se a seguir a carreira </w:t>
                            </w:r>
                            <w:proofErr w:type="gramStart"/>
                            <w:r w:rsidRPr="00CD2CD7">
                              <w:rPr>
                                <w:rFonts w:asciiTheme="minorHAnsi" w:hAnsiTheme="minorHAnsi"/>
                                <w:color w:val="000000" w:themeColor="text1"/>
                                <w:sz w:val="20"/>
                                <w:szCs w:val="20"/>
                              </w:rPr>
                              <w:t>monástica.”</w:t>
                            </w:r>
                            <w:proofErr w:type="gramEnd"/>
                            <w:r w:rsidRPr="00CD2CD7">
                              <w:rPr>
                                <w:rFonts w:asciiTheme="minorHAnsi" w:hAnsiTheme="minorHAnsi"/>
                                <w:color w:val="000000" w:themeColor="text1"/>
                                <w:sz w:val="20"/>
                                <w:szCs w:val="20"/>
                              </w:rPr>
                              <w:t xml:space="preserve"> João Pinheiro depois estudou engenharia em Ouro Preto e formou-se em direito em São Paulo.</w:t>
                            </w:r>
                          </w:p>
                          <w:p w:rsidR="00974C1E" w:rsidRPr="00CD2CD7" w:rsidRDefault="00974C1E" w:rsidP="00974C1E">
                            <w:pPr>
                              <w:autoSpaceDE w:val="0"/>
                              <w:autoSpaceDN w:val="0"/>
                              <w:adjustRightInd w:val="0"/>
                              <w:rPr>
                                <w:rFonts w:asciiTheme="minorHAnsi" w:hAnsiTheme="minorHAnsi"/>
                                <w:b/>
                                <w:color w:val="000000" w:themeColor="text1"/>
                                <w:sz w:val="20"/>
                                <w:szCs w:val="20"/>
                                <w:u w:val="single"/>
                                <w:bdr w:val="none" w:sz="0" w:space="0" w:color="auto" w:frame="1"/>
                              </w:rPr>
                            </w:pPr>
                            <w:r w:rsidRPr="00CD2CD7">
                              <w:rPr>
                                <w:rFonts w:asciiTheme="minorHAnsi" w:hAnsiTheme="minorHAnsi"/>
                                <w:color w:val="000000" w:themeColor="text1"/>
                                <w:sz w:val="20"/>
                                <w:szCs w:val="20"/>
                              </w:rPr>
                              <w:t xml:space="preserve">O padre João de Santo Antônio também ganhou em toda Minas Gerais a fama de </w:t>
                            </w:r>
                            <w:r w:rsidRPr="00CD2CD7">
                              <w:rPr>
                                <w:rFonts w:asciiTheme="minorHAnsi" w:eastAsia="Times New Roman" w:hAnsiTheme="minorHAnsi"/>
                                <w:color w:val="000000" w:themeColor="text1"/>
                                <w:sz w:val="20"/>
                                <w:szCs w:val="20"/>
                              </w:rPr>
                              <w:t>protetor de</w:t>
                            </w:r>
                            <w:r w:rsidRPr="00CD2CD7">
                              <w:rPr>
                                <w:rFonts w:asciiTheme="minorHAnsi" w:hAnsiTheme="minorHAnsi"/>
                                <w:color w:val="000000" w:themeColor="text1"/>
                                <w:sz w:val="20"/>
                                <w:szCs w:val="20"/>
                              </w:rPr>
                              <w:t xml:space="preserve"> escravos e dos mais pobres, tendo conseguido de fazendeiros e empresários carta de alforria para muitas famílias negras. </w:t>
                            </w:r>
                            <w:r w:rsidRPr="00CD2CD7">
                              <w:rPr>
                                <w:rFonts w:asciiTheme="minorHAnsi" w:hAnsiTheme="minorHAnsi"/>
                                <w:color w:val="000000" w:themeColor="text1"/>
                                <w:sz w:val="20"/>
                                <w:szCs w:val="20"/>
                                <w:bdr w:val="none" w:sz="0" w:space="0" w:color="auto" w:frame="1"/>
                              </w:rPr>
                              <w:t>Desde o seminário, tornou-se um grande devoto do Sagrado Coração de Jesus, devoção difundida em Minas Gerais pelo primeiro bispo da Capitania das Minas, Dom Frei Manuel da Cruz.</w:t>
                            </w:r>
                          </w:p>
                          <w:p w:rsidR="00974C1E" w:rsidRPr="000823DC" w:rsidRDefault="00974C1E" w:rsidP="00051AF9">
                            <w:pPr>
                              <w:ind w:firstLine="0"/>
                              <w:jc w:val="center"/>
                              <w:rPr>
                                <w:rFonts w:asciiTheme="majorHAnsi" w:hAnsiTheme="majorHAnsi"/>
                                <w:b/>
                                <w:color w:val="000000" w:themeColor="text1"/>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CEF08E" id="Caixa de Texto 37" o:spid="_x0000_s1041" type="#_x0000_t202" style="position:absolute;left:0;text-align:left;margin-left:764.1pt;margin-top:529.5pt;width:368.75pt;height:362.85pt;z-index:2522603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" filled="f" stroked="f">
                <v:textbox>
                  <w:txbxContent>
                    <w:p w:rsidR="00974C1E" w:rsidRPr="00397CA3" w:rsidRDefault="00974C1E" w:rsidP="00974C1E">
                      <w:pPr>
                        <w:autoSpaceDE w:val="0"/>
                        <w:autoSpaceDN w:val="0"/>
                        <w:adjustRightInd w:val="0"/>
                        <w:rPr>
                          <w:rFonts w:asciiTheme="minorHAnsi" w:hAnsiTheme="minorHAnsi"/>
                          <w:b/>
                          <w:color w:val="000000" w:themeColor="text1"/>
                          <w:sz w:val="20"/>
                          <w:szCs w:val="20"/>
                        </w:rPr>
                      </w:pPr>
                      <w:r w:rsidRPr="00397CA3">
                        <w:rPr>
                          <w:rFonts w:asciiTheme="minorHAnsi" w:hAnsiTheme="minorHAnsi"/>
                          <w:b/>
                          <w:color w:val="000000" w:themeColor="text1"/>
                          <w:sz w:val="20"/>
                          <w:szCs w:val="20"/>
                        </w:rPr>
                        <w:t>TUTOR DE JOÃO PINHEIRO</w:t>
                      </w:r>
                    </w:p>
                    <w:p w:rsidR="00974C1E" w:rsidRPr="00CD2CD7" w:rsidRDefault="00974C1E" w:rsidP="00974C1E">
                      <w:pPr>
                        <w:autoSpaceDE w:val="0"/>
                        <w:autoSpaceDN w:val="0"/>
                        <w:adjustRightInd w:val="0"/>
                        <w:rPr>
                          <w:rFonts w:asciiTheme="minorHAnsi" w:hAnsiTheme="minorHAnsi"/>
                          <w:color w:val="000000" w:themeColor="text1"/>
                          <w:sz w:val="20"/>
                          <w:szCs w:val="20"/>
                        </w:rPr>
                      </w:pPr>
                      <w:r w:rsidRPr="00CD2CD7">
                        <w:rPr>
                          <w:rFonts w:asciiTheme="minorHAnsi" w:hAnsiTheme="minorHAnsi"/>
                          <w:color w:val="000000" w:themeColor="text1"/>
                          <w:sz w:val="20"/>
                          <w:szCs w:val="20"/>
                        </w:rPr>
                        <w:t xml:space="preserve">Padre João também foi tutor do estadista João Pinheiro da Silva. O jornal </w:t>
                      </w:r>
                      <w:r w:rsidRPr="00CD2CD7">
                        <w:rPr>
                          <w:rFonts w:asciiTheme="minorHAnsi" w:hAnsiTheme="minorHAnsi"/>
                          <w:i/>
                          <w:color w:val="000000" w:themeColor="text1"/>
                          <w:sz w:val="20"/>
                          <w:szCs w:val="20"/>
                        </w:rPr>
                        <w:t xml:space="preserve">O </w:t>
                      </w:r>
                      <w:proofErr w:type="spellStart"/>
                      <w:r w:rsidRPr="00CD2CD7">
                        <w:rPr>
                          <w:rFonts w:asciiTheme="minorHAnsi" w:hAnsiTheme="minorHAnsi"/>
                          <w:i/>
                          <w:color w:val="000000" w:themeColor="text1"/>
                          <w:sz w:val="20"/>
                          <w:szCs w:val="20"/>
                        </w:rPr>
                        <w:t>Pharol</w:t>
                      </w:r>
                      <w:proofErr w:type="spellEnd"/>
                      <w:r w:rsidRPr="00CD2CD7">
                        <w:rPr>
                          <w:rFonts w:asciiTheme="minorHAnsi" w:hAnsiTheme="minorHAnsi"/>
                          <w:color w:val="000000" w:themeColor="text1"/>
                          <w:sz w:val="20"/>
                          <w:szCs w:val="20"/>
                        </w:rPr>
                        <w:t xml:space="preserve">, de Juiz de Fora, registra em 6 de dezembro de 1905, a relação do padre João de Santo Antônio com o jovem João Pinheiro da Silva, nascido em 1860 na cidade do Serro. Ainda adolescente foi levado pelos pais para estudar em Ouro Preto e depois concluiu os estudos em Caeté: “Mostrando sempre segura inteligência e grande vocação para estudos sérios, chamou o fato a atenção esclarecida de um sacerdote ilustrado, o padre João de Santo Antônio, homem erudito e cheio de virtudes, então vigário de Morro Vermelho, distrito de Caeté, e agora residente em Cordisburgo da Vista Alegre. Levando-o para sua companhia, começou a ensinar-lhe as primeiras noções de português e latim, fazendo o mesmo com o irmão mais velho, José Pinheiro da Silva Júnior. O estudante José Pinheiro conseguiu, com o auxílio do padre João de Santo Antônio, matricular-se, tempos depois, no famoso Seminário de Mariana, no que também foi grandemente auxiliado pelo padre João Batista </w:t>
                      </w:r>
                      <w:proofErr w:type="spellStart"/>
                      <w:r w:rsidRPr="00CD2CD7">
                        <w:rPr>
                          <w:rFonts w:asciiTheme="minorHAnsi" w:hAnsiTheme="minorHAnsi"/>
                          <w:color w:val="000000" w:themeColor="text1"/>
                          <w:sz w:val="20"/>
                          <w:szCs w:val="20"/>
                        </w:rPr>
                        <w:t>Cornegliolo</w:t>
                      </w:r>
                      <w:proofErr w:type="spellEnd"/>
                      <w:r w:rsidRPr="00CD2CD7">
                        <w:rPr>
                          <w:rFonts w:asciiTheme="minorHAnsi" w:hAnsiTheme="minorHAnsi"/>
                          <w:color w:val="000000" w:themeColor="text1"/>
                          <w:sz w:val="20"/>
                          <w:szCs w:val="20"/>
                        </w:rPr>
                        <w:t xml:space="preserve">, sábio professor do seminário que o educou até se ordenar. Sacerdote inteligente e aplicado, obteve o padre José Pinheiro uma cadeira no seminário, entrando logo para ensinar o latim, de que deixou uma excelente gramática, muita apreciada pela clareza e método de exposição didática. Do pouco que recebia como lente, pois minguado era o ordenado do corpo docente do seminário, pensou o exímio latinista em tirar uma pequena parte para auxiliar a educação do irmão João Pinheiro a quem levou de Caeté e o fez matricular-se no colégio para o fim de seguir também a carreira sacerdotal, mas João recusou-se a seguir a carreira </w:t>
                      </w:r>
                      <w:proofErr w:type="gramStart"/>
                      <w:r w:rsidRPr="00CD2CD7">
                        <w:rPr>
                          <w:rFonts w:asciiTheme="minorHAnsi" w:hAnsiTheme="minorHAnsi"/>
                          <w:color w:val="000000" w:themeColor="text1"/>
                          <w:sz w:val="20"/>
                          <w:szCs w:val="20"/>
                        </w:rPr>
                        <w:t>monástica.”</w:t>
                      </w:r>
                      <w:proofErr w:type="gramEnd"/>
                      <w:r w:rsidRPr="00CD2CD7">
                        <w:rPr>
                          <w:rFonts w:asciiTheme="minorHAnsi" w:hAnsiTheme="minorHAnsi"/>
                          <w:color w:val="000000" w:themeColor="text1"/>
                          <w:sz w:val="20"/>
                          <w:szCs w:val="20"/>
                        </w:rPr>
                        <w:t xml:space="preserve"> João Pinheiro depois estudou engenharia em Ouro Preto e formou-se em direito em São Paulo.</w:t>
                      </w:r>
                    </w:p>
                    <w:p w:rsidR="00974C1E" w:rsidRPr="00CD2CD7" w:rsidRDefault="00974C1E" w:rsidP="00974C1E">
                      <w:pPr>
                        <w:autoSpaceDE w:val="0"/>
                        <w:autoSpaceDN w:val="0"/>
                        <w:adjustRightInd w:val="0"/>
                        <w:rPr>
                          <w:rFonts w:asciiTheme="minorHAnsi" w:hAnsiTheme="minorHAnsi"/>
                          <w:b/>
                          <w:color w:val="000000" w:themeColor="text1"/>
                          <w:sz w:val="20"/>
                          <w:szCs w:val="20"/>
                          <w:u w:val="single"/>
                          <w:bdr w:val="none" w:sz="0" w:space="0" w:color="auto" w:frame="1"/>
                        </w:rPr>
                      </w:pPr>
                      <w:r w:rsidRPr="00CD2CD7">
                        <w:rPr>
                          <w:rFonts w:asciiTheme="minorHAnsi" w:hAnsiTheme="minorHAnsi"/>
                          <w:color w:val="000000" w:themeColor="text1"/>
                          <w:sz w:val="20"/>
                          <w:szCs w:val="20"/>
                        </w:rPr>
                        <w:t xml:space="preserve">O padre João de Santo Antônio também ganhou em toda Minas Gerais a fama de </w:t>
                      </w:r>
                      <w:r w:rsidRPr="00CD2CD7">
                        <w:rPr>
                          <w:rFonts w:asciiTheme="minorHAnsi" w:eastAsia="Times New Roman" w:hAnsiTheme="minorHAnsi"/>
                          <w:color w:val="000000" w:themeColor="text1"/>
                          <w:sz w:val="20"/>
                          <w:szCs w:val="20"/>
                        </w:rPr>
                        <w:t>protetor de</w:t>
                      </w:r>
                      <w:r w:rsidRPr="00CD2CD7">
                        <w:rPr>
                          <w:rFonts w:asciiTheme="minorHAnsi" w:hAnsiTheme="minorHAnsi"/>
                          <w:color w:val="000000" w:themeColor="text1"/>
                          <w:sz w:val="20"/>
                          <w:szCs w:val="20"/>
                        </w:rPr>
                        <w:t xml:space="preserve"> escravos e dos mais pobres, tendo conseguido de fazendeiros e empresários carta de alforria para muitas famílias negras. </w:t>
                      </w:r>
                      <w:r w:rsidRPr="00CD2CD7">
                        <w:rPr>
                          <w:rFonts w:asciiTheme="minorHAnsi" w:hAnsiTheme="minorHAnsi"/>
                          <w:color w:val="000000" w:themeColor="text1"/>
                          <w:sz w:val="20"/>
                          <w:szCs w:val="20"/>
                          <w:bdr w:val="none" w:sz="0" w:space="0" w:color="auto" w:frame="1"/>
                        </w:rPr>
                        <w:t>Desde o seminário, tornou-se um grande devoto do Sagrado Coração de Jesus, devoção difundida em Minas Gerais pelo primeiro bispo da Capitania das Minas, Dom Frei Manuel da Cruz.</w:t>
                      </w:r>
                    </w:p>
                    <w:p w:rsidR="00974C1E" w:rsidRPr="000823DC" w:rsidRDefault="00974C1E" w:rsidP="00051AF9">
                      <w:pPr>
                        <w:ind w:firstLine="0"/>
                        <w:jc w:val="center"/>
                        <w:rPr>
                          <w:rFonts w:asciiTheme="majorHAnsi" w:hAnsiTheme="majorHAnsi"/>
                          <w:b/>
                          <w:color w:val="000000" w:themeColor="text1"/>
                          <w:sz w:val="28"/>
                          <w:szCs w:val="28"/>
                        </w:rPr>
                      </w:pPr>
                    </w:p>
                  </w:txbxContent>
                </v:textbox>
              </v:shape>
            </w:pict>
          </mc:Fallback>
        </mc:AlternateContent>
      </w:r>
      <w:r w:rsidR="009417EC">
        <w:rPr>
          <w:noProof/>
          <w:lang w:eastAsia="pt-BR"/>
        </w:rPr>
        <mc:AlternateContent>
          <mc:Choice Requires="wps">
            <w:drawing>
              <wp:anchor distT="45720" distB="45720" distL="114300" distR="114300" simplePos="0" relativeHeight="252201984" behindDoc="0" locked="0" layoutInCell="1" allowOverlap="1" wp14:anchorId="1BD9F6D0" wp14:editId="13DE4B21">
                <wp:simplePos x="0" y="0"/>
                <wp:positionH relativeFrom="column">
                  <wp:posOffset>-470011</wp:posOffset>
                </wp:positionH>
                <wp:positionV relativeFrom="paragraph">
                  <wp:posOffset>8999385</wp:posOffset>
                </wp:positionV>
                <wp:extent cx="1284725" cy="1647825"/>
                <wp:effectExtent l="0" t="0" r="0" b="0"/>
                <wp:wrapNone/>
                <wp:docPr id="13" name="Caixa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4725" cy="1647825"/>
                        </a:xfrm>
                        <a:prstGeom prst="rect">
                          <a:avLst/>
                        </a:prstGeom>
                        <a:noFill/>
                        <a:ln w="9525">
                          <a:noFill/>
                          <a:miter lim="800000"/>
                          <a:headEnd/>
                          <a:tailEnd/>
                        </a:ln>
                      </wps:spPr>
                      <wps:txbx>
                        <w:txbxContent>
                          <w:p w:rsidR="00A6660C" w:rsidRDefault="00AA13A0" w:rsidP="00BB4DAC">
                            <w:pPr>
                              <w:ind w:firstLine="0"/>
                              <w:jc w:val="center"/>
                              <w:rPr>
                                <w:rFonts w:ascii="Harrington" w:hAnsi="Harrington"/>
                                <w:color w:val="C00000"/>
                                <w:sz w:val="40"/>
                                <w:szCs w:val="40"/>
                                <w:u w:val="single"/>
                              </w:rPr>
                            </w:pPr>
                            <w:r>
                              <w:rPr>
                                <w:rFonts w:ascii="Harrington" w:hAnsi="Harrington"/>
                                <w:color w:val="C00000"/>
                                <w:sz w:val="40"/>
                                <w:szCs w:val="40"/>
                                <w:u w:val="single"/>
                              </w:rPr>
                              <w:t xml:space="preserve">Barão da </w:t>
                            </w:r>
                            <w:proofErr w:type="spellStart"/>
                            <w:r>
                              <w:rPr>
                                <w:rFonts w:ascii="Harrington" w:hAnsi="Harrington"/>
                                <w:color w:val="C00000"/>
                                <w:sz w:val="40"/>
                                <w:szCs w:val="40"/>
                                <w:u w:val="single"/>
                              </w:rPr>
                              <w:t>Estrella</w:t>
                            </w:r>
                            <w:proofErr w:type="spellEnd"/>
                          </w:p>
                          <w:p w:rsidR="00AA13A0" w:rsidRPr="00AA13A0" w:rsidRDefault="00AA13A0" w:rsidP="00BB4DAC">
                            <w:pPr>
                              <w:ind w:firstLine="0"/>
                              <w:jc w:val="center"/>
                              <w:rPr>
                                <w:rFonts w:asciiTheme="majorHAnsi" w:hAnsiTheme="majorHAnsi"/>
                                <w:b/>
                                <w:color w:val="000000" w:themeColor="text1"/>
                                <w:sz w:val="28"/>
                                <w:szCs w:val="28"/>
                              </w:rPr>
                            </w:pPr>
                            <w:r w:rsidRPr="00AA13A0">
                              <w:rPr>
                                <w:rFonts w:asciiTheme="majorHAnsi" w:hAnsiTheme="majorHAnsi"/>
                                <w:b/>
                                <w:color w:val="000000" w:themeColor="text1"/>
                                <w:sz w:val="28"/>
                                <w:szCs w:val="28"/>
                              </w:rPr>
                              <w:t>Advogado, fidalgo, empresário</w:t>
                            </w:r>
                            <w:r w:rsidR="00C3150B">
                              <w:rPr>
                                <w:rFonts w:asciiTheme="majorHAnsi" w:hAnsiTheme="majorHAnsi"/>
                                <w:b/>
                                <w:color w:val="000000" w:themeColor="text1"/>
                                <w:sz w:val="28"/>
                                <w:szCs w:val="28"/>
                              </w:rPr>
                              <w:t>, amigo do povo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D9F6D0" id="Caixa de Texto 13" o:spid="_x0000_s1042" type="#_x0000_t202" style="position:absolute;left:0;text-align:left;margin-left:-37pt;margin-top:708.6pt;width:101.15pt;height:129.75pt;z-index:252201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" filled="f" stroked="f">
                <v:textbox>
                  <w:txbxContent>
                    <w:p w:rsidR="00A6660C" w:rsidRDefault="00AA13A0" w:rsidP="00BB4DAC">
                      <w:pPr>
                        <w:ind w:firstLine="0"/>
                        <w:jc w:val="center"/>
                        <w:rPr>
                          <w:rFonts w:ascii="Harrington" w:hAnsi="Harrington"/>
                          <w:color w:val="C00000"/>
                          <w:sz w:val="40"/>
                          <w:szCs w:val="40"/>
                          <w:u w:val="single"/>
                        </w:rPr>
                      </w:pPr>
                      <w:r>
                        <w:rPr>
                          <w:rFonts w:ascii="Harrington" w:hAnsi="Harrington"/>
                          <w:color w:val="C00000"/>
                          <w:sz w:val="40"/>
                          <w:szCs w:val="40"/>
                          <w:u w:val="single"/>
                        </w:rPr>
                        <w:t xml:space="preserve">Barão da </w:t>
                      </w:r>
                      <w:proofErr w:type="spellStart"/>
                      <w:r>
                        <w:rPr>
                          <w:rFonts w:ascii="Harrington" w:hAnsi="Harrington"/>
                          <w:color w:val="C00000"/>
                          <w:sz w:val="40"/>
                          <w:szCs w:val="40"/>
                          <w:u w:val="single"/>
                        </w:rPr>
                        <w:t>Estrella</w:t>
                      </w:r>
                      <w:proofErr w:type="spellEnd"/>
                    </w:p>
                    <w:p w:rsidR="00AA13A0" w:rsidRPr="00AA13A0" w:rsidRDefault="00AA13A0" w:rsidP="00BB4DAC">
                      <w:pPr>
                        <w:ind w:firstLine="0"/>
                        <w:jc w:val="center"/>
                        <w:rPr>
                          <w:rFonts w:asciiTheme="majorHAnsi" w:hAnsiTheme="majorHAnsi"/>
                          <w:b/>
                          <w:color w:val="000000" w:themeColor="text1"/>
                          <w:sz w:val="28"/>
                          <w:szCs w:val="28"/>
                        </w:rPr>
                      </w:pPr>
                      <w:r w:rsidRPr="00AA13A0">
                        <w:rPr>
                          <w:rFonts w:asciiTheme="majorHAnsi" w:hAnsiTheme="majorHAnsi"/>
                          <w:b/>
                          <w:color w:val="000000" w:themeColor="text1"/>
                          <w:sz w:val="28"/>
                          <w:szCs w:val="28"/>
                        </w:rPr>
                        <w:t>Advogado, fidalgo, empresário</w:t>
                      </w:r>
                      <w:r w:rsidR="00C3150B">
                        <w:rPr>
                          <w:rFonts w:asciiTheme="majorHAnsi" w:hAnsiTheme="majorHAnsi"/>
                          <w:b/>
                          <w:color w:val="000000" w:themeColor="text1"/>
                          <w:sz w:val="28"/>
                          <w:szCs w:val="28"/>
                        </w:rPr>
                        <w:t>, amigo do povo</w:t>
                      </w:r>
                    </w:p>
                  </w:txbxContent>
                </v:textbox>
              </v:shape>
            </w:pict>
          </mc:Fallback>
        </mc:AlternateContent>
      </w:r>
      <w:r w:rsidR="00C91A3F">
        <w:rPr>
          <w:noProof/>
          <w:lang w:eastAsia="pt-BR"/>
        </w:rPr>
        <mc:AlternateContent>
          <mc:Choice Requires="wps">
            <w:drawing>
              <wp:anchor distT="0" distB="0" distL="114300" distR="114300" simplePos="0" relativeHeight="252307456" behindDoc="0" locked="0" layoutInCell="1" allowOverlap="1" wp14:anchorId="51F4E1FE" wp14:editId="3A8E9F2C">
                <wp:simplePos x="0" y="0"/>
                <wp:positionH relativeFrom="column">
                  <wp:posOffset>9693312</wp:posOffset>
                </wp:positionH>
                <wp:positionV relativeFrom="paragraph">
                  <wp:posOffset>1089884</wp:posOffset>
                </wp:positionV>
                <wp:extent cx="299" cy="15659175"/>
                <wp:effectExtent l="0" t="0" r="19050" b="19050"/>
                <wp:wrapNone/>
                <wp:docPr id="192" name="Conector reto 192"/>
                <wp:cNvGraphicFramePr/>
                <a:graphic xmlns:a="http://schemas.openxmlformats.org/drawingml/2006/main">
                  <a:graphicData uri="http://schemas.microsoft.com/office/word/2010/wordprocessingShape">
                    <wps:wsp>
                      <wps:cNvCnPr/>
                      <wps:spPr>
                        <a:xfrm flipH="1">
                          <a:off x="0" y="0"/>
                          <a:ext cx="299" cy="15659175"/>
                        </a:xfrm>
                        <a:prstGeom prst="line">
                          <a:avLst/>
                        </a:prstGeom>
                        <a:ln w="31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C7FB8B" id="Conector reto 192" o:spid="_x0000_s1026" style="position:absolute;flip:x;z-index:25230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3.25pt,85.8pt" to="763.25pt,13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" strokecolor="#c00000" strokeweight=".25pt">
                <v:stroke joinstyle="miter"/>
              </v:line>
            </w:pict>
          </mc:Fallback>
        </mc:AlternateContent>
      </w:r>
      <w:r w:rsidR="002D45FC">
        <w:rPr>
          <w:noProof/>
          <w:lang w:eastAsia="pt-BR"/>
        </w:rPr>
        <mc:AlternateContent>
          <mc:Choice Requires="wps">
            <w:drawing>
              <wp:anchor distT="45720" distB="45720" distL="114300" distR="114300" simplePos="0" relativeHeight="252208128" behindDoc="0" locked="0" layoutInCell="1" allowOverlap="1" wp14:anchorId="0C7D22EB" wp14:editId="37B1533C">
                <wp:simplePos x="0" y="0"/>
                <wp:positionH relativeFrom="column">
                  <wp:posOffset>2155825</wp:posOffset>
                </wp:positionH>
                <wp:positionV relativeFrom="paragraph">
                  <wp:posOffset>1809733</wp:posOffset>
                </wp:positionV>
                <wp:extent cx="3103245" cy="6637655"/>
                <wp:effectExtent l="0" t="0" r="0" b="0"/>
                <wp:wrapNone/>
                <wp:docPr id="17" name="Caixa de Texto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3245" cy="6637655"/>
                        </a:xfrm>
                        <a:prstGeom prst="rect">
                          <a:avLst/>
                        </a:prstGeom>
                        <a:noFill/>
                        <a:ln w="9525">
                          <a:noFill/>
                          <a:miter lim="800000"/>
                          <a:headEnd/>
                          <a:tailEnd/>
                        </a:ln>
                      </wps:spPr>
                      <wps:txbx>
                        <w:txbxContent>
                          <w:p w:rsidR="00410E55" w:rsidRPr="00410E55" w:rsidRDefault="00410E55" w:rsidP="00CC4F54">
                            <w:pPr>
                              <w:jc w:val="center"/>
                              <w:rPr>
                                <w:rFonts w:asciiTheme="minorHAnsi" w:hAnsiTheme="minorHAnsi"/>
                                <w:sz w:val="20"/>
                                <w:szCs w:val="20"/>
                              </w:rPr>
                            </w:pPr>
                            <w:r w:rsidRPr="00410E55">
                              <w:rPr>
                                <w:rFonts w:asciiTheme="minorHAnsi" w:hAnsiTheme="minorHAnsi"/>
                                <w:sz w:val="20"/>
                                <w:szCs w:val="20"/>
                              </w:rPr>
                              <w:t xml:space="preserve">Professor por quase 30 anos em Morro Vermelho. Casou-se em 30 de janeiro de 1849, na Matriz de Nossa Senhora do Bom Sucesso, em Caeté, com Maria Rodrigues de Oliveira Lima, com quem teve 13 filhos. Em 1857 foi designado professor do primeiro grau de instrução primária de Morro Vermelho. Em 1869, foi designado professor substituto da escola de Santana do </w:t>
                            </w:r>
                            <w:proofErr w:type="spellStart"/>
                            <w:r w:rsidRPr="00410E55">
                              <w:rPr>
                                <w:rFonts w:asciiTheme="minorHAnsi" w:hAnsiTheme="minorHAnsi"/>
                                <w:sz w:val="20"/>
                                <w:szCs w:val="20"/>
                              </w:rPr>
                              <w:t>Alfié</w:t>
                            </w:r>
                            <w:proofErr w:type="spellEnd"/>
                            <w:r w:rsidRPr="00410E55">
                              <w:rPr>
                                <w:rFonts w:asciiTheme="minorHAnsi" w:hAnsiTheme="minorHAnsi"/>
                                <w:sz w:val="20"/>
                                <w:szCs w:val="20"/>
                              </w:rPr>
                              <w:t xml:space="preserve"> (São Domingos do Prata). No mesmo ano, retornou à escola primária de Morro Vermelho.</w:t>
                            </w:r>
                          </w:p>
                          <w:p w:rsidR="00410E55" w:rsidRPr="00410E55" w:rsidRDefault="00410E55" w:rsidP="00CC4F54">
                            <w:pPr>
                              <w:jc w:val="center"/>
                              <w:rPr>
                                <w:rFonts w:asciiTheme="minorHAnsi" w:hAnsiTheme="minorHAnsi"/>
                                <w:sz w:val="20"/>
                                <w:szCs w:val="20"/>
                              </w:rPr>
                            </w:pPr>
                            <w:r w:rsidRPr="00410E55">
                              <w:rPr>
                                <w:rFonts w:asciiTheme="minorHAnsi" w:hAnsiTheme="minorHAnsi"/>
                                <w:sz w:val="20"/>
                                <w:szCs w:val="20"/>
                              </w:rPr>
                              <w:t>Em 1867, junto com autoridades e dezenas de cidadãos de Caeté, assinou manifesto de apoio ao vice-presidente do Estado Elias Pinto de Carvalho, ex-juiz de direito de Caeté. Também assinaram o documento João Evangelista Pinheiro, juiz de Paz de Conceição do Rio Acima; Manoel Lopes de Magalhães, juiz de Paz de Morro Vermelho; Jacinto Evangelista Pinheiro, Domingos Evangelista Pinheiro, Cândido Evangelista Pinheiro, Matheus Lopes de Magalhães e dezenas de outros cidadãos de Morro Vermelho, Caeté e Rio Acima.</w:t>
                            </w:r>
                          </w:p>
                          <w:p w:rsidR="00410E55" w:rsidRPr="00410E55" w:rsidRDefault="00410E55" w:rsidP="00CC4F54">
                            <w:pPr>
                              <w:jc w:val="center"/>
                              <w:rPr>
                                <w:rFonts w:asciiTheme="minorHAnsi" w:hAnsiTheme="minorHAnsi"/>
                                <w:sz w:val="20"/>
                                <w:szCs w:val="20"/>
                              </w:rPr>
                            </w:pPr>
                            <w:r w:rsidRPr="00410E55">
                              <w:rPr>
                                <w:rFonts w:asciiTheme="minorHAnsi" w:hAnsiTheme="minorHAnsi"/>
                                <w:sz w:val="20"/>
                                <w:szCs w:val="20"/>
                              </w:rPr>
                              <w:t xml:space="preserve">Em 1883, João Guimarães solicitou aposentadoria por ter trabalhado 30 anos como professor. Em 1890, junto com o filho Firmino e dezenas de cidadãos de Santo Antônio do Rio Acima, assinou documento de protesto contra a nova lei do casamento civil no Brasil. Faleceu em 19 de junho de 1893 em Morro Vermelho. Nota sobre o seu falecimento </w:t>
                            </w:r>
                            <w:r w:rsidR="009E7A8E">
                              <w:rPr>
                                <w:rFonts w:asciiTheme="minorHAnsi" w:hAnsiTheme="minorHAnsi"/>
                                <w:sz w:val="20"/>
                                <w:szCs w:val="20"/>
                              </w:rPr>
                              <w:t xml:space="preserve">publicada </w:t>
                            </w:r>
                            <w:r w:rsidRPr="00410E55">
                              <w:rPr>
                                <w:rFonts w:asciiTheme="minorHAnsi" w:hAnsiTheme="minorHAnsi"/>
                                <w:sz w:val="20"/>
                                <w:szCs w:val="20"/>
                              </w:rPr>
                              <w:t xml:space="preserve">no Diário Oficial de 26 de junho de 1893 </w:t>
                            </w:r>
                            <w:r w:rsidR="009E7A8E">
                              <w:rPr>
                                <w:rFonts w:asciiTheme="minorHAnsi" w:hAnsiTheme="minorHAnsi"/>
                                <w:sz w:val="20"/>
                                <w:szCs w:val="20"/>
                              </w:rPr>
                              <w:t>informa</w:t>
                            </w:r>
                            <w:r w:rsidRPr="00410E55">
                              <w:rPr>
                                <w:rFonts w:asciiTheme="minorHAnsi" w:hAnsiTheme="minorHAnsi"/>
                                <w:sz w:val="20"/>
                                <w:szCs w:val="20"/>
                              </w:rPr>
                              <w:t>: “Em quase 30 anos em que exerceu o magistério primário jamais solicitou ao governo licença nenhuma e nem vantagens a que tinha direito por lei”.</w:t>
                            </w:r>
                          </w:p>
                          <w:p w:rsidR="00410E55" w:rsidRPr="00410E55" w:rsidRDefault="00410E55" w:rsidP="00CC4F54">
                            <w:pPr>
                              <w:jc w:val="center"/>
                              <w:rPr>
                                <w:rFonts w:asciiTheme="minorHAnsi" w:hAnsiTheme="minorHAnsi"/>
                                <w:sz w:val="20"/>
                                <w:szCs w:val="20"/>
                              </w:rPr>
                            </w:pPr>
                            <w:r w:rsidRPr="00410E55">
                              <w:rPr>
                                <w:rFonts w:asciiTheme="minorHAnsi" w:hAnsiTheme="minorHAnsi"/>
                                <w:sz w:val="20"/>
                                <w:szCs w:val="20"/>
                              </w:rPr>
                              <w:t>Os 13 filhos: João Evangelista Marques Guimarães Júnior (1850); Firmino Evangelista Marques Guimarães (1851); Antônio Evangelista Marques Guimarães (1852); Cândido Evangelista Marques Guimarães (1855); Lina Maria de Jesus (1857); João Batista Evangelista Marques Guimarães (1857); Porfírio Evangelista Marques Guimarães (1860; Damaso Evangelista Marques Guimarães (1863); Maria Rodrigues de Oliveira Sobrinho (1866); Henrique Evangelista Marques Guimarães (1868); Mariana Evangelista Marques Guimarães (1870); Clara Evangelista Marques Guimarães (1872); Pedro Evangelista Marques Guimarães (1874).</w:t>
                            </w:r>
                          </w:p>
                          <w:p w:rsidR="00A6660C" w:rsidRPr="00410E55" w:rsidRDefault="00A6660C" w:rsidP="00051AF9">
                            <w:pPr>
                              <w:ind w:firstLine="0"/>
                              <w:jc w:val="center"/>
                              <w:rPr>
                                <w:rFonts w:asciiTheme="minorHAnsi" w:hAnsiTheme="minorHAnsi"/>
                                <w:color w:val="C00000"/>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7D22EB" id="Caixa de Texto 17" o:spid="_x0000_s1043" type="#_x0000_t202" style="position:absolute;left:0;text-align:left;margin-left:169.75pt;margin-top:142.5pt;width:244.35pt;height:522.65pt;z-index:252208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" filled="f" stroked="f">
                <v:textbox>
                  <w:txbxContent>
                    <w:p w:rsidR="00410E55" w:rsidRPr="00410E55" w:rsidRDefault="00410E55" w:rsidP="00CC4F54">
                      <w:pPr>
                        <w:jc w:val="center"/>
                        <w:rPr>
                          <w:rFonts w:asciiTheme="minorHAnsi" w:hAnsiTheme="minorHAnsi"/>
                          <w:sz w:val="20"/>
                          <w:szCs w:val="20"/>
                        </w:rPr>
                      </w:pPr>
                      <w:r w:rsidRPr="00410E55">
                        <w:rPr>
                          <w:rFonts w:asciiTheme="minorHAnsi" w:hAnsiTheme="minorHAnsi"/>
                          <w:sz w:val="20"/>
                          <w:szCs w:val="20"/>
                        </w:rPr>
                        <w:t xml:space="preserve">Professor por quase 30 anos em Morro Vermelho. Casou-se em 30 de janeiro de 1849, na Matriz de Nossa Senhora do Bom Sucesso, em Caeté, com Maria Rodrigues de Oliveira Lima, com quem teve 13 filhos. Em 1857 foi designado professor do primeiro grau de instrução primária de Morro Vermelho. Em 1869, foi designado professor substituto da escola de Santana do </w:t>
                      </w:r>
                      <w:proofErr w:type="spellStart"/>
                      <w:r w:rsidRPr="00410E55">
                        <w:rPr>
                          <w:rFonts w:asciiTheme="minorHAnsi" w:hAnsiTheme="minorHAnsi"/>
                          <w:sz w:val="20"/>
                          <w:szCs w:val="20"/>
                        </w:rPr>
                        <w:t>Alfié</w:t>
                      </w:r>
                      <w:proofErr w:type="spellEnd"/>
                      <w:r w:rsidRPr="00410E55">
                        <w:rPr>
                          <w:rFonts w:asciiTheme="minorHAnsi" w:hAnsiTheme="minorHAnsi"/>
                          <w:sz w:val="20"/>
                          <w:szCs w:val="20"/>
                        </w:rPr>
                        <w:t xml:space="preserve"> (São Domingos do Prata). No mesmo ano, retornou à escola primária de Morro Vermelho.</w:t>
                      </w:r>
                    </w:p>
                    <w:p w:rsidR="00410E55" w:rsidRPr="00410E55" w:rsidRDefault="00410E55" w:rsidP="00CC4F54">
                      <w:pPr>
                        <w:jc w:val="center"/>
                        <w:rPr>
                          <w:rFonts w:asciiTheme="minorHAnsi" w:hAnsiTheme="minorHAnsi"/>
                          <w:sz w:val="20"/>
                          <w:szCs w:val="20"/>
                        </w:rPr>
                      </w:pPr>
                      <w:r w:rsidRPr="00410E55">
                        <w:rPr>
                          <w:rFonts w:asciiTheme="minorHAnsi" w:hAnsiTheme="minorHAnsi"/>
                          <w:sz w:val="20"/>
                          <w:szCs w:val="20"/>
                        </w:rPr>
                        <w:t>Em 1867, junto com autoridades e dezenas de cidadãos de Caeté, assinou manifesto de apoio ao vice-presidente do Estado Elias Pinto de Carvalho, ex-juiz de direito de Caeté. Também assinaram o documento João Evangelista Pinheiro, juiz de Paz de Conceição do Rio Acima; Manoel Lopes de Magalhães, juiz de Paz de Morro Vermelho; Jacinto Evangelista Pinheiro, Domingos Evangelista Pinheiro, Cândido Evangelista Pinheiro, Matheus Lopes de Magalhães e dezenas de outros cidadãos de Morro Vermelho, Caeté e Rio Acima.</w:t>
                      </w:r>
                    </w:p>
                    <w:p w:rsidR="00410E55" w:rsidRPr="00410E55" w:rsidRDefault="00410E55" w:rsidP="00CC4F54">
                      <w:pPr>
                        <w:jc w:val="center"/>
                        <w:rPr>
                          <w:rFonts w:asciiTheme="minorHAnsi" w:hAnsiTheme="minorHAnsi"/>
                          <w:sz w:val="20"/>
                          <w:szCs w:val="20"/>
                        </w:rPr>
                      </w:pPr>
                      <w:r w:rsidRPr="00410E55">
                        <w:rPr>
                          <w:rFonts w:asciiTheme="minorHAnsi" w:hAnsiTheme="minorHAnsi"/>
                          <w:sz w:val="20"/>
                          <w:szCs w:val="20"/>
                        </w:rPr>
                        <w:t xml:space="preserve">Em 1883, João Guimarães solicitou aposentadoria por ter trabalhado 30 anos como professor. Em 1890, junto com o filho Firmino e dezenas de cidadãos de Santo Antônio do Rio Acima, assinou documento de protesto contra a nova lei do casamento civil no Brasil. Faleceu em 19 de junho de 1893 em Morro Vermelho. Nota sobre o seu falecimento </w:t>
                      </w:r>
                      <w:r w:rsidR="009E7A8E">
                        <w:rPr>
                          <w:rFonts w:asciiTheme="minorHAnsi" w:hAnsiTheme="minorHAnsi"/>
                          <w:sz w:val="20"/>
                          <w:szCs w:val="20"/>
                        </w:rPr>
                        <w:t xml:space="preserve">publicada </w:t>
                      </w:r>
                      <w:r w:rsidRPr="00410E55">
                        <w:rPr>
                          <w:rFonts w:asciiTheme="minorHAnsi" w:hAnsiTheme="minorHAnsi"/>
                          <w:sz w:val="20"/>
                          <w:szCs w:val="20"/>
                        </w:rPr>
                        <w:t xml:space="preserve">no Diário Oficial de 26 de junho de 1893 </w:t>
                      </w:r>
                      <w:r w:rsidR="009E7A8E">
                        <w:rPr>
                          <w:rFonts w:asciiTheme="minorHAnsi" w:hAnsiTheme="minorHAnsi"/>
                          <w:sz w:val="20"/>
                          <w:szCs w:val="20"/>
                        </w:rPr>
                        <w:t>informa</w:t>
                      </w:r>
                      <w:r w:rsidRPr="00410E55">
                        <w:rPr>
                          <w:rFonts w:asciiTheme="minorHAnsi" w:hAnsiTheme="minorHAnsi"/>
                          <w:sz w:val="20"/>
                          <w:szCs w:val="20"/>
                        </w:rPr>
                        <w:t>: “Em quase 30 anos em que exerceu o magistério primário jamais solicitou ao governo licença nenhuma e nem vantagens a que tinha direito por lei”.</w:t>
                      </w:r>
                    </w:p>
                    <w:p w:rsidR="00410E55" w:rsidRPr="00410E55" w:rsidRDefault="00410E55" w:rsidP="00CC4F54">
                      <w:pPr>
                        <w:jc w:val="center"/>
                        <w:rPr>
                          <w:rFonts w:asciiTheme="minorHAnsi" w:hAnsiTheme="minorHAnsi"/>
                          <w:sz w:val="20"/>
                          <w:szCs w:val="20"/>
                        </w:rPr>
                      </w:pPr>
                      <w:r w:rsidRPr="00410E55">
                        <w:rPr>
                          <w:rFonts w:asciiTheme="minorHAnsi" w:hAnsiTheme="minorHAnsi"/>
                          <w:sz w:val="20"/>
                          <w:szCs w:val="20"/>
                        </w:rPr>
                        <w:t>Os 13 filhos: João Evangelista Marques Guimarães Júnior (1850); Firmino Evangelista Marques Guimarães (1851); Antônio Evangelista Marques Guimarães (1852); Cândido Evangelista Marques Guimarães (1855); Lina Maria de Jesus (1857); João Batista Evangelista Marques Guimarães (1857); Porfírio Evangelista Marques Guimarães (1860; Damaso Evangelista Marques Guimarães (1863); Maria Rodrigues de Oliveira Sobrinho (1866); Henrique Evangelista Marques Guimarães (1868); Mariana Evangelista Marques Guimarães (1870); Clara Evangelista Marques Guimarães (1872); Pedro Evangelista Marques Guimarães (1874).</w:t>
                      </w:r>
                    </w:p>
                    <w:p w:rsidR="00A6660C" w:rsidRPr="00410E55" w:rsidRDefault="00A6660C" w:rsidP="00051AF9">
                      <w:pPr>
                        <w:ind w:firstLine="0"/>
                        <w:jc w:val="center"/>
                        <w:rPr>
                          <w:rFonts w:asciiTheme="minorHAnsi" w:hAnsiTheme="minorHAnsi"/>
                          <w:color w:val="C00000"/>
                          <w:sz w:val="20"/>
                          <w:szCs w:val="20"/>
                        </w:rPr>
                      </w:pPr>
                    </w:p>
                  </w:txbxContent>
                </v:textbox>
              </v:shape>
            </w:pict>
          </mc:Fallback>
        </mc:AlternateContent>
      </w:r>
      <w:r w:rsidR="002919F2">
        <w:rPr>
          <w:noProof/>
          <w:lang w:eastAsia="pt-BR"/>
        </w:rPr>
        <mc:AlternateContent>
          <mc:Choice Requires="wps">
            <w:drawing>
              <wp:anchor distT="45720" distB="45720" distL="114300" distR="114300" simplePos="0" relativeHeight="252206080" behindDoc="0" locked="0" layoutInCell="1" allowOverlap="1" wp14:anchorId="28D2F1AD" wp14:editId="3F8E3B43">
                <wp:simplePos x="0" y="0"/>
                <wp:positionH relativeFrom="column">
                  <wp:posOffset>2273012</wp:posOffset>
                </wp:positionH>
                <wp:positionV relativeFrom="paragraph">
                  <wp:posOffset>13759411</wp:posOffset>
                </wp:positionV>
                <wp:extent cx="2795905" cy="3044825"/>
                <wp:effectExtent l="0" t="0" r="0" b="3175"/>
                <wp:wrapNone/>
                <wp:docPr id="16" name="Caixa de Texto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5905" cy="3044825"/>
                        </a:xfrm>
                        <a:prstGeom prst="rect">
                          <a:avLst/>
                        </a:prstGeom>
                        <a:noFill/>
                        <a:ln w="9525">
                          <a:noFill/>
                          <a:miter lim="800000"/>
                          <a:headEnd/>
                          <a:tailEnd/>
                        </a:ln>
                      </wps:spPr>
                      <wps:txbx>
                        <w:txbxContent>
                          <w:p w:rsidR="00242408" w:rsidRDefault="0070267D" w:rsidP="00CC4F54">
                            <w:pPr>
                              <w:jc w:val="center"/>
                              <w:rPr>
                                <w:rFonts w:asciiTheme="minorHAnsi" w:hAnsiTheme="minorHAnsi"/>
                                <w:color w:val="000000" w:themeColor="text1"/>
                                <w:sz w:val="20"/>
                                <w:szCs w:val="20"/>
                              </w:rPr>
                            </w:pPr>
                            <w:r w:rsidRPr="0070267D">
                              <w:rPr>
                                <w:rFonts w:asciiTheme="minorHAnsi" w:hAnsiTheme="minorHAnsi"/>
                                <w:sz w:val="20"/>
                                <w:szCs w:val="20"/>
                              </w:rPr>
                              <w:t>O Tenente João Gonçalves de Carvalho era filho de Pedro Gonçalves de Carvalho e Maria Gonçalves de Carvalho e nasceu em 1804 em Morro Vermelho. Em</w:t>
                            </w:r>
                            <w:r w:rsidRPr="0070267D">
                              <w:rPr>
                                <w:rFonts w:asciiTheme="minorHAnsi" w:hAnsiTheme="minorHAnsi"/>
                                <w:color w:val="000000" w:themeColor="text1"/>
                                <w:sz w:val="20"/>
                                <w:szCs w:val="20"/>
                              </w:rPr>
                              <w:t xml:space="preserve"> 19 de janeiro de 1830 casou-se com Anna Maria Joaquina de </w:t>
                            </w:r>
                            <w:proofErr w:type="spellStart"/>
                            <w:r w:rsidRPr="0070267D">
                              <w:rPr>
                                <w:rFonts w:asciiTheme="minorHAnsi" w:hAnsiTheme="minorHAnsi"/>
                                <w:color w:val="000000" w:themeColor="text1"/>
                                <w:sz w:val="20"/>
                                <w:szCs w:val="20"/>
                              </w:rPr>
                              <w:t>Gouvea</w:t>
                            </w:r>
                            <w:proofErr w:type="spellEnd"/>
                            <w:r w:rsidRPr="0070267D">
                              <w:rPr>
                                <w:rFonts w:asciiTheme="minorHAnsi" w:hAnsiTheme="minorHAnsi"/>
                                <w:color w:val="000000" w:themeColor="text1"/>
                                <w:sz w:val="20"/>
                                <w:szCs w:val="20"/>
                              </w:rPr>
                              <w:t>, sendo padrinhos Lucas José de Gouvêa, irmão da noiva, e João da Silva de Oliveira.</w:t>
                            </w:r>
                          </w:p>
                          <w:p w:rsidR="0070267D" w:rsidRPr="0070267D" w:rsidRDefault="00BB4DAC" w:rsidP="00CC4F54">
                            <w:pPr>
                              <w:jc w:val="center"/>
                              <w:rPr>
                                <w:rFonts w:asciiTheme="minorHAnsi" w:hAnsiTheme="minorHAnsi"/>
                                <w:color w:val="000000" w:themeColor="text1"/>
                                <w:sz w:val="20"/>
                                <w:szCs w:val="20"/>
                              </w:rPr>
                            </w:pPr>
                            <w:r>
                              <w:rPr>
                                <w:rFonts w:asciiTheme="minorHAnsi" w:hAnsiTheme="minorHAnsi"/>
                                <w:color w:val="000000" w:themeColor="text1"/>
                                <w:sz w:val="20"/>
                                <w:szCs w:val="20"/>
                              </w:rPr>
                              <w:t>O tenente era</w:t>
                            </w:r>
                            <w:r w:rsidR="0070267D" w:rsidRPr="0070267D">
                              <w:rPr>
                                <w:rFonts w:asciiTheme="minorHAnsi" w:hAnsiTheme="minorHAnsi"/>
                                <w:color w:val="000000" w:themeColor="text1"/>
                                <w:sz w:val="20"/>
                                <w:szCs w:val="20"/>
                              </w:rPr>
                              <w:t xml:space="preserve"> também membro da Guarda Nacional, a guarda de elite do imperador. </w:t>
                            </w:r>
                            <w:r>
                              <w:rPr>
                                <w:rFonts w:asciiTheme="minorHAnsi" w:hAnsiTheme="minorHAnsi"/>
                                <w:color w:val="000000" w:themeColor="text1"/>
                                <w:sz w:val="20"/>
                                <w:szCs w:val="20"/>
                              </w:rPr>
                              <w:t>Foi fazendeiro e juiz de paz em</w:t>
                            </w:r>
                            <w:r w:rsidR="0070267D" w:rsidRPr="0070267D">
                              <w:rPr>
                                <w:rFonts w:asciiTheme="minorHAnsi" w:hAnsiTheme="minorHAnsi"/>
                                <w:color w:val="000000" w:themeColor="text1"/>
                                <w:sz w:val="20"/>
                                <w:szCs w:val="20"/>
                              </w:rPr>
                              <w:t xml:space="preserve"> Morro Vermelho.</w:t>
                            </w:r>
                          </w:p>
                          <w:p w:rsidR="0070267D" w:rsidRDefault="0070267D" w:rsidP="00CC4F54">
                            <w:pPr>
                              <w:jc w:val="center"/>
                              <w:rPr>
                                <w:rFonts w:asciiTheme="minorHAnsi" w:hAnsiTheme="minorHAnsi"/>
                                <w:color w:val="000000" w:themeColor="text1"/>
                                <w:sz w:val="20"/>
                                <w:szCs w:val="20"/>
                              </w:rPr>
                            </w:pPr>
                            <w:r w:rsidRPr="0070267D">
                              <w:rPr>
                                <w:rFonts w:asciiTheme="minorHAnsi" w:hAnsiTheme="minorHAnsi"/>
                                <w:color w:val="000000" w:themeColor="text1"/>
                                <w:sz w:val="20"/>
                                <w:szCs w:val="20"/>
                              </w:rPr>
                              <w:t>Os filhos: João Gonçalves de Carvalho Júnior, José Gonçalves de Carvalho, Emílio Gonçalves de Carvalho (1839), Cândido Gonçalves de Carvalho (1840), Luiz Gonçalves de Carvalho (1842), Mariano Gonçalves de Carvalho (1844).</w:t>
                            </w:r>
                          </w:p>
                          <w:p w:rsidR="00BB4DAC" w:rsidRPr="0070267D" w:rsidRDefault="00BB4DAC" w:rsidP="00CC4F54">
                            <w:pPr>
                              <w:jc w:val="center"/>
                              <w:rPr>
                                <w:rFonts w:asciiTheme="minorHAnsi" w:hAnsiTheme="minorHAnsi"/>
                                <w:color w:val="000000" w:themeColor="text1"/>
                                <w:sz w:val="20"/>
                                <w:szCs w:val="20"/>
                              </w:rPr>
                            </w:pPr>
                            <w:r>
                              <w:rPr>
                                <w:rFonts w:asciiTheme="minorHAnsi" w:hAnsiTheme="minorHAnsi"/>
                                <w:color w:val="000000" w:themeColor="text1"/>
                                <w:sz w:val="20"/>
                                <w:szCs w:val="20"/>
                              </w:rPr>
                              <w:t xml:space="preserve">João Gonçalves de Carvalho era antepassado do ex-prefeito Jair de Carvalho e em sua homenagem o povo de </w:t>
                            </w:r>
                            <w:proofErr w:type="spellStart"/>
                            <w:r>
                              <w:rPr>
                                <w:rFonts w:asciiTheme="minorHAnsi" w:hAnsiTheme="minorHAnsi"/>
                                <w:color w:val="000000" w:themeColor="text1"/>
                                <w:sz w:val="20"/>
                                <w:szCs w:val="20"/>
                              </w:rPr>
                              <w:t>MorroVermelho</w:t>
                            </w:r>
                            <w:proofErr w:type="spellEnd"/>
                            <w:r>
                              <w:rPr>
                                <w:rFonts w:asciiTheme="minorHAnsi" w:hAnsiTheme="minorHAnsi"/>
                                <w:color w:val="000000" w:themeColor="text1"/>
                                <w:sz w:val="20"/>
                                <w:szCs w:val="20"/>
                              </w:rPr>
                              <w:t xml:space="preserve"> deu seu nome a rua principal do bairro Serafim.</w:t>
                            </w:r>
                          </w:p>
                          <w:p w:rsidR="0070267D" w:rsidRPr="0070267D" w:rsidRDefault="0070267D" w:rsidP="00CC4F54">
                            <w:pPr>
                              <w:jc w:val="center"/>
                              <w:rPr>
                                <w:rFonts w:asciiTheme="minorHAnsi" w:hAnsiTheme="minorHAnsi"/>
                                <w:sz w:val="20"/>
                                <w:szCs w:val="20"/>
                              </w:rPr>
                            </w:pPr>
                          </w:p>
                          <w:p w:rsidR="00A6660C" w:rsidRPr="0070267D" w:rsidRDefault="00A6660C" w:rsidP="00A6660C">
                            <w:pPr>
                              <w:ind w:firstLine="0"/>
                              <w:rPr>
                                <w:rFonts w:asciiTheme="minorHAnsi" w:hAnsiTheme="minorHAnsi"/>
                                <w:sz w:val="20"/>
                                <w:szCs w:val="20"/>
                              </w:rPr>
                            </w:pPr>
                          </w:p>
                          <w:p w:rsidR="00A6660C" w:rsidRPr="0070267D" w:rsidRDefault="00A6660C" w:rsidP="00051AF9">
                            <w:pPr>
                              <w:ind w:firstLine="0"/>
                              <w:jc w:val="center"/>
                              <w:rPr>
                                <w:rFonts w:asciiTheme="minorHAnsi" w:hAnsiTheme="minorHAnsi"/>
                                <w:color w:val="C00000"/>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D2F1AD" id="Caixa de Texto 16" o:spid="_x0000_s1044" type="#_x0000_t202" style="position:absolute;left:0;text-align:left;margin-left:179pt;margin-top:1083.4pt;width:220.15pt;height:239.75pt;z-index:252206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" filled="f" stroked="f">
                <v:textbox>
                  <w:txbxContent>
                    <w:p w:rsidR="00242408" w:rsidRDefault="0070267D" w:rsidP="00CC4F54">
                      <w:pPr>
                        <w:jc w:val="center"/>
                        <w:rPr>
                          <w:rFonts w:asciiTheme="minorHAnsi" w:hAnsiTheme="minorHAnsi"/>
                          <w:color w:val="000000" w:themeColor="text1"/>
                          <w:sz w:val="20"/>
                          <w:szCs w:val="20"/>
                        </w:rPr>
                      </w:pPr>
                      <w:r w:rsidRPr="0070267D">
                        <w:rPr>
                          <w:rFonts w:asciiTheme="minorHAnsi" w:hAnsiTheme="minorHAnsi"/>
                          <w:sz w:val="20"/>
                          <w:szCs w:val="20"/>
                        </w:rPr>
                        <w:t>O Tenente João Gonçalves de Carvalho era filho de Pedro Gonçalves de Carvalho e Maria Gonçalves de Carvalho e nasceu em 1804 em Morro Vermelho. Em</w:t>
                      </w:r>
                      <w:r w:rsidRPr="0070267D">
                        <w:rPr>
                          <w:rFonts w:asciiTheme="minorHAnsi" w:hAnsiTheme="minorHAnsi"/>
                          <w:color w:val="000000" w:themeColor="text1"/>
                          <w:sz w:val="20"/>
                          <w:szCs w:val="20"/>
                        </w:rPr>
                        <w:t xml:space="preserve"> 19 de janeiro de 1830 casou-se com Anna Maria Joaquina de </w:t>
                      </w:r>
                      <w:proofErr w:type="spellStart"/>
                      <w:r w:rsidRPr="0070267D">
                        <w:rPr>
                          <w:rFonts w:asciiTheme="minorHAnsi" w:hAnsiTheme="minorHAnsi"/>
                          <w:color w:val="000000" w:themeColor="text1"/>
                          <w:sz w:val="20"/>
                          <w:szCs w:val="20"/>
                        </w:rPr>
                        <w:t>Gouvea</w:t>
                      </w:r>
                      <w:proofErr w:type="spellEnd"/>
                      <w:r w:rsidRPr="0070267D">
                        <w:rPr>
                          <w:rFonts w:asciiTheme="minorHAnsi" w:hAnsiTheme="minorHAnsi"/>
                          <w:color w:val="000000" w:themeColor="text1"/>
                          <w:sz w:val="20"/>
                          <w:szCs w:val="20"/>
                        </w:rPr>
                        <w:t>, sendo padrinhos Lucas José de Gouvêa, irmão da noiva, e João da Silva de Oliveira.</w:t>
                      </w:r>
                    </w:p>
                    <w:p w:rsidR="0070267D" w:rsidRPr="0070267D" w:rsidRDefault="00BB4DAC" w:rsidP="00CC4F54">
                      <w:pPr>
                        <w:jc w:val="center"/>
                        <w:rPr>
                          <w:rFonts w:asciiTheme="minorHAnsi" w:hAnsiTheme="minorHAnsi"/>
                          <w:color w:val="000000" w:themeColor="text1"/>
                          <w:sz w:val="20"/>
                          <w:szCs w:val="20"/>
                        </w:rPr>
                      </w:pPr>
                      <w:r>
                        <w:rPr>
                          <w:rFonts w:asciiTheme="minorHAnsi" w:hAnsiTheme="minorHAnsi"/>
                          <w:color w:val="000000" w:themeColor="text1"/>
                          <w:sz w:val="20"/>
                          <w:szCs w:val="20"/>
                        </w:rPr>
                        <w:t>O tenente era</w:t>
                      </w:r>
                      <w:r w:rsidR="0070267D" w:rsidRPr="0070267D">
                        <w:rPr>
                          <w:rFonts w:asciiTheme="minorHAnsi" w:hAnsiTheme="minorHAnsi"/>
                          <w:color w:val="000000" w:themeColor="text1"/>
                          <w:sz w:val="20"/>
                          <w:szCs w:val="20"/>
                        </w:rPr>
                        <w:t xml:space="preserve"> também membro da Guarda Nacional, a guarda de elite do imperador. </w:t>
                      </w:r>
                      <w:r>
                        <w:rPr>
                          <w:rFonts w:asciiTheme="minorHAnsi" w:hAnsiTheme="minorHAnsi"/>
                          <w:color w:val="000000" w:themeColor="text1"/>
                          <w:sz w:val="20"/>
                          <w:szCs w:val="20"/>
                        </w:rPr>
                        <w:t>Foi fazendeiro e juiz de paz em</w:t>
                      </w:r>
                      <w:r w:rsidR="0070267D" w:rsidRPr="0070267D">
                        <w:rPr>
                          <w:rFonts w:asciiTheme="minorHAnsi" w:hAnsiTheme="minorHAnsi"/>
                          <w:color w:val="000000" w:themeColor="text1"/>
                          <w:sz w:val="20"/>
                          <w:szCs w:val="20"/>
                        </w:rPr>
                        <w:t xml:space="preserve"> Morro Vermelho.</w:t>
                      </w:r>
                    </w:p>
                    <w:p w:rsidR="0070267D" w:rsidRDefault="0070267D" w:rsidP="00CC4F54">
                      <w:pPr>
                        <w:jc w:val="center"/>
                        <w:rPr>
                          <w:rFonts w:asciiTheme="minorHAnsi" w:hAnsiTheme="minorHAnsi"/>
                          <w:color w:val="000000" w:themeColor="text1"/>
                          <w:sz w:val="20"/>
                          <w:szCs w:val="20"/>
                        </w:rPr>
                      </w:pPr>
                      <w:r w:rsidRPr="0070267D">
                        <w:rPr>
                          <w:rFonts w:asciiTheme="minorHAnsi" w:hAnsiTheme="minorHAnsi"/>
                          <w:color w:val="000000" w:themeColor="text1"/>
                          <w:sz w:val="20"/>
                          <w:szCs w:val="20"/>
                        </w:rPr>
                        <w:t>Os filhos: João Gonçalves de Carvalho Júnior, José Gonçalves de Carvalho, Emílio Gonçalves de Carvalho (1839), Cândido Gonçalves de Carvalho (1840), Luiz Gonçalves de Carvalho (1842), Mariano Gonçalves de Carvalho (1844).</w:t>
                      </w:r>
                    </w:p>
                    <w:p w:rsidR="00BB4DAC" w:rsidRPr="0070267D" w:rsidRDefault="00BB4DAC" w:rsidP="00CC4F54">
                      <w:pPr>
                        <w:jc w:val="center"/>
                        <w:rPr>
                          <w:rFonts w:asciiTheme="minorHAnsi" w:hAnsiTheme="minorHAnsi"/>
                          <w:color w:val="000000" w:themeColor="text1"/>
                          <w:sz w:val="20"/>
                          <w:szCs w:val="20"/>
                        </w:rPr>
                      </w:pPr>
                      <w:r>
                        <w:rPr>
                          <w:rFonts w:asciiTheme="minorHAnsi" w:hAnsiTheme="minorHAnsi"/>
                          <w:color w:val="000000" w:themeColor="text1"/>
                          <w:sz w:val="20"/>
                          <w:szCs w:val="20"/>
                        </w:rPr>
                        <w:t xml:space="preserve">João Gonçalves de Carvalho era antepassado do ex-prefeito Jair de Carvalho e em sua homenagem o povo de </w:t>
                      </w:r>
                      <w:proofErr w:type="spellStart"/>
                      <w:r>
                        <w:rPr>
                          <w:rFonts w:asciiTheme="minorHAnsi" w:hAnsiTheme="minorHAnsi"/>
                          <w:color w:val="000000" w:themeColor="text1"/>
                          <w:sz w:val="20"/>
                          <w:szCs w:val="20"/>
                        </w:rPr>
                        <w:t>MorroVermelho</w:t>
                      </w:r>
                      <w:proofErr w:type="spellEnd"/>
                      <w:r>
                        <w:rPr>
                          <w:rFonts w:asciiTheme="minorHAnsi" w:hAnsiTheme="minorHAnsi"/>
                          <w:color w:val="000000" w:themeColor="text1"/>
                          <w:sz w:val="20"/>
                          <w:szCs w:val="20"/>
                        </w:rPr>
                        <w:t xml:space="preserve"> deu seu nome a rua principal do bairro Serafim.</w:t>
                      </w:r>
                    </w:p>
                    <w:p w:rsidR="0070267D" w:rsidRPr="0070267D" w:rsidRDefault="0070267D" w:rsidP="00CC4F54">
                      <w:pPr>
                        <w:jc w:val="center"/>
                        <w:rPr>
                          <w:rFonts w:asciiTheme="minorHAnsi" w:hAnsiTheme="minorHAnsi"/>
                          <w:sz w:val="20"/>
                          <w:szCs w:val="20"/>
                        </w:rPr>
                      </w:pPr>
                    </w:p>
                    <w:p w:rsidR="00A6660C" w:rsidRPr="0070267D" w:rsidRDefault="00A6660C" w:rsidP="00A6660C">
                      <w:pPr>
                        <w:ind w:firstLine="0"/>
                        <w:rPr>
                          <w:rFonts w:asciiTheme="minorHAnsi" w:hAnsiTheme="minorHAnsi"/>
                          <w:sz w:val="20"/>
                          <w:szCs w:val="20"/>
                        </w:rPr>
                      </w:pPr>
                    </w:p>
                    <w:p w:rsidR="00A6660C" w:rsidRPr="0070267D" w:rsidRDefault="00A6660C" w:rsidP="00051AF9">
                      <w:pPr>
                        <w:ind w:firstLine="0"/>
                        <w:jc w:val="center"/>
                        <w:rPr>
                          <w:rFonts w:asciiTheme="minorHAnsi" w:hAnsiTheme="minorHAnsi"/>
                          <w:color w:val="C00000"/>
                          <w:sz w:val="20"/>
                          <w:szCs w:val="20"/>
                        </w:rPr>
                      </w:pPr>
                    </w:p>
                  </w:txbxContent>
                </v:textbox>
              </v:shape>
            </w:pict>
          </mc:Fallback>
        </mc:AlternateContent>
      </w:r>
      <w:r w:rsidR="00C3150B">
        <w:rPr>
          <w:noProof/>
          <w:lang w:eastAsia="pt-BR"/>
        </w:rPr>
        <mc:AlternateContent>
          <mc:Choice Requires="wps">
            <w:drawing>
              <wp:anchor distT="45720" distB="45720" distL="114300" distR="114300" simplePos="0" relativeHeight="252195840" behindDoc="0" locked="0" layoutInCell="1" allowOverlap="1" wp14:anchorId="4E8442C5" wp14:editId="430259B5">
                <wp:simplePos x="0" y="0"/>
                <wp:positionH relativeFrom="column">
                  <wp:posOffset>2178800</wp:posOffset>
                </wp:positionH>
                <wp:positionV relativeFrom="paragraph">
                  <wp:posOffset>13025120</wp:posOffset>
                </wp:positionV>
                <wp:extent cx="3048000" cy="685165"/>
                <wp:effectExtent l="0" t="0" r="0" b="635"/>
                <wp:wrapNone/>
                <wp:docPr id="6"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0" cy="685165"/>
                        </a:xfrm>
                        <a:prstGeom prst="rect">
                          <a:avLst/>
                        </a:prstGeom>
                        <a:noFill/>
                        <a:ln w="9525">
                          <a:noFill/>
                          <a:miter lim="800000"/>
                          <a:headEnd/>
                          <a:tailEnd/>
                        </a:ln>
                      </wps:spPr>
                      <wps:txbx>
                        <w:txbxContent>
                          <w:p w:rsidR="0070267D" w:rsidRPr="00242408" w:rsidRDefault="0070267D" w:rsidP="00242408">
                            <w:pPr>
                              <w:ind w:firstLine="0"/>
                              <w:jc w:val="center"/>
                              <w:rPr>
                                <w:rFonts w:ascii="Harrington" w:hAnsi="Harrington"/>
                                <w:color w:val="C00000"/>
                                <w:sz w:val="36"/>
                                <w:szCs w:val="36"/>
                                <w:u w:val="single"/>
                              </w:rPr>
                            </w:pPr>
                            <w:r w:rsidRPr="00242408">
                              <w:rPr>
                                <w:rFonts w:ascii="Harrington" w:hAnsi="Harrington"/>
                                <w:color w:val="C00000"/>
                                <w:sz w:val="36"/>
                                <w:szCs w:val="36"/>
                                <w:u w:val="single"/>
                              </w:rPr>
                              <w:t>João Gonçalves</w:t>
                            </w:r>
                            <w:r w:rsidR="00242408">
                              <w:rPr>
                                <w:rFonts w:ascii="Harrington" w:hAnsi="Harrington"/>
                                <w:color w:val="C00000"/>
                                <w:sz w:val="36"/>
                                <w:szCs w:val="36"/>
                                <w:u w:val="single"/>
                              </w:rPr>
                              <w:t xml:space="preserve"> </w:t>
                            </w:r>
                            <w:r w:rsidRPr="00242408">
                              <w:rPr>
                                <w:rFonts w:ascii="Harrington" w:hAnsi="Harrington"/>
                                <w:color w:val="C00000"/>
                                <w:sz w:val="36"/>
                                <w:szCs w:val="36"/>
                                <w:u w:val="single"/>
                              </w:rPr>
                              <w:t>de Carvalho</w:t>
                            </w:r>
                          </w:p>
                          <w:p w:rsidR="00A6660C" w:rsidRPr="00AC6A77" w:rsidRDefault="0070267D" w:rsidP="00242408">
                            <w:pPr>
                              <w:ind w:firstLine="0"/>
                              <w:jc w:val="center"/>
                              <w:rPr>
                                <w:rFonts w:ascii="Harrington" w:hAnsi="Harrington"/>
                                <w:color w:val="C00000"/>
                                <w:sz w:val="64"/>
                                <w:szCs w:val="64"/>
                              </w:rPr>
                            </w:pPr>
                            <w:r w:rsidRPr="0070267D">
                              <w:rPr>
                                <w:rFonts w:asciiTheme="majorHAnsi" w:hAnsiTheme="majorHAnsi"/>
                                <w:b/>
                                <w:color w:val="000000" w:themeColor="text1"/>
                                <w:sz w:val="28"/>
                                <w:szCs w:val="28"/>
                              </w:rPr>
                              <w:t xml:space="preserve">Tenente da Guarda Nacional e </w:t>
                            </w:r>
                            <w:r>
                              <w:rPr>
                                <w:rFonts w:asciiTheme="majorHAnsi" w:hAnsiTheme="majorHAnsi"/>
                                <w:b/>
                                <w:color w:val="000000" w:themeColor="text1"/>
                                <w:sz w:val="28"/>
                                <w:szCs w:val="28"/>
                              </w:rPr>
                              <w:t>ruralista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8442C5" id="Caixa de Texto 6" o:spid="_x0000_s1045" type="#_x0000_t202" style="position:absolute;left:0;text-align:left;margin-left:171.55pt;margin-top:1025.6pt;width:240pt;height:53.95pt;z-index:252195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" filled="f" stroked="f">
                <v:textbox>
                  <w:txbxContent>
                    <w:p w:rsidR="0070267D" w:rsidRPr="00242408" w:rsidRDefault="0070267D" w:rsidP="00242408">
                      <w:pPr>
                        <w:ind w:firstLine="0"/>
                        <w:jc w:val="center"/>
                        <w:rPr>
                          <w:rFonts w:ascii="Harrington" w:hAnsi="Harrington"/>
                          <w:color w:val="C00000"/>
                          <w:sz w:val="36"/>
                          <w:szCs w:val="36"/>
                          <w:u w:val="single"/>
                        </w:rPr>
                      </w:pPr>
                      <w:r w:rsidRPr="00242408">
                        <w:rPr>
                          <w:rFonts w:ascii="Harrington" w:hAnsi="Harrington"/>
                          <w:color w:val="C00000"/>
                          <w:sz w:val="36"/>
                          <w:szCs w:val="36"/>
                          <w:u w:val="single"/>
                        </w:rPr>
                        <w:t>João Gonçalves</w:t>
                      </w:r>
                      <w:r w:rsidR="00242408">
                        <w:rPr>
                          <w:rFonts w:ascii="Harrington" w:hAnsi="Harrington"/>
                          <w:color w:val="C00000"/>
                          <w:sz w:val="36"/>
                          <w:szCs w:val="36"/>
                          <w:u w:val="single"/>
                        </w:rPr>
                        <w:t xml:space="preserve"> </w:t>
                      </w:r>
                      <w:r w:rsidRPr="00242408">
                        <w:rPr>
                          <w:rFonts w:ascii="Harrington" w:hAnsi="Harrington"/>
                          <w:color w:val="C00000"/>
                          <w:sz w:val="36"/>
                          <w:szCs w:val="36"/>
                          <w:u w:val="single"/>
                        </w:rPr>
                        <w:t>de Carvalho</w:t>
                      </w:r>
                    </w:p>
                    <w:p w:rsidR="00A6660C" w:rsidRPr="00AC6A77" w:rsidRDefault="0070267D" w:rsidP="00242408">
                      <w:pPr>
                        <w:ind w:firstLine="0"/>
                        <w:jc w:val="center"/>
                        <w:rPr>
                          <w:rFonts w:ascii="Harrington" w:hAnsi="Harrington"/>
                          <w:color w:val="C00000"/>
                          <w:sz w:val="64"/>
                          <w:szCs w:val="64"/>
                        </w:rPr>
                      </w:pPr>
                      <w:r w:rsidRPr="0070267D">
                        <w:rPr>
                          <w:rFonts w:asciiTheme="majorHAnsi" w:hAnsiTheme="majorHAnsi"/>
                          <w:b/>
                          <w:color w:val="000000" w:themeColor="text1"/>
                          <w:sz w:val="28"/>
                          <w:szCs w:val="28"/>
                        </w:rPr>
                        <w:t xml:space="preserve">Tenente da Guarda Nacional e </w:t>
                      </w:r>
                      <w:r>
                        <w:rPr>
                          <w:rFonts w:asciiTheme="majorHAnsi" w:hAnsiTheme="majorHAnsi"/>
                          <w:b/>
                          <w:color w:val="000000" w:themeColor="text1"/>
                          <w:sz w:val="28"/>
                          <w:szCs w:val="28"/>
                        </w:rPr>
                        <w:t>ruralista</w:t>
                      </w:r>
                    </w:p>
                  </w:txbxContent>
                </v:textbox>
              </v:shape>
            </w:pict>
          </mc:Fallback>
        </mc:AlternateContent>
      </w:r>
      <w:r w:rsidR="00D64533">
        <w:rPr>
          <w:noProof/>
          <w:lang w:eastAsia="pt-BR"/>
        </w:rPr>
        <mc:AlternateContent>
          <mc:Choice Requires="wps">
            <w:drawing>
              <wp:anchor distT="0" distB="0" distL="114300" distR="114300" simplePos="0" relativeHeight="252258304" behindDoc="0" locked="0" layoutInCell="1" allowOverlap="1" wp14:anchorId="4C383BEF" wp14:editId="24602F18">
                <wp:simplePos x="0" y="0"/>
                <wp:positionH relativeFrom="column">
                  <wp:posOffset>2127868</wp:posOffset>
                </wp:positionH>
                <wp:positionV relativeFrom="paragraph">
                  <wp:posOffset>796290</wp:posOffset>
                </wp:positionV>
                <wp:extent cx="12259128" cy="43543"/>
                <wp:effectExtent l="0" t="0" r="28575" b="33020"/>
                <wp:wrapNone/>
                <wp:docPr id="36" name="Conector reto 36"/>
                <wp:cNvGraphicFramePr/>
                <a:graphic xmlns:a="http://schemas.openxmlformats.org/drawingml/2006/main">
                  <a:graphicData uri="http://schemas.microsoft.com/office/word/2010/wordprocessingShape">
                    <wps:wsp>
                      <wps:cNvCnPr/>
                      <wps:spPr>
                        <a:xfrm>
                          <a:off x="0" y="0"/>
                          <a:ext cx="12259128" cy="43543"/>
                        </a:xfrm>
                        <a:prstGeom prst="line">
                          <a:avLst/>
                        </a:prstGeom>
                        <a:ln w="12700">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28FADE" id="Conector reto 36" o:spid="_x0000_s1026" style="position:absolute;z-index:25225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55pt,62.7pt" to="1132.85pt,6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" strokecolor="#375623 [1609]" strokeweight="1pt">
                <v:stroke joinstyle="miter"/>
              </v:line>
            </w:pict>
          </mc:Fallback>
        </mc:AlternateContent>
      </w:r>
      <w:r w:rsidR="00D64533">
        <w:rPr>
          <w:noProof/>
          <w:lang w:eastAsia="pt-BR"/>
        </w:rPr>
        <mc:AlternateContent>
          <mc:Choice Requires="wps">
            <w:drawing>
              <wp:anchor distT="45720" distB="45720" distL="114300" distR="114300" simplePos="0" relativeHeight="252193792" behindDoc="0" locked="0" layoutInCell="1" allowOverlap="1" wp14:anchorId="0F941613" wp14:editId="3F1F90F9">
                <wp:simplePos x="0" y="0"/>
                <wp:positionH relativeFrom="column">
                  <wp:posOffset>2254885</wp:posOffset>
                </wp:positionH>
                <wp:positionV relativeFrom="paragraph">
                  <wp:posOffset>931001</wp:posOffset>
                </wp:positionV>
                <wp:extent cx="2954020" cy="1010920"/>
                <wp:effectExtent l="0" t="0" r="0" b="0"/>
                <wp:wrapNone/>
                <wp:docPr id="4" name="Caixa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4020" cy="1010920"/>
                        </a:xfrm>
                        <a:prstGeom prst="rect">
                          <a:avLst/>
                        </a:prstGeom>
                        <a:noFill/>
                        <a:ln w="9525">
                          <a:noFill/>
                          <a:miter lim="800000"/>
                          <a:headEnd/>
                          <a:tailEnd/>
                        </a:ln>
                      </wps:spPr>
                      <wps:txbx>
                        <w:txbxContent>
                          <w:p w:rsidR="00242408" w:rsidRDefault="00410E55" w:rsidP="00051AF9">
                            <w:pPr>
                              <w:ind w:firstLine="0"/>
                              <w:jc w:val="center"/>
                              <w:rPr>
                                <w:rFonts w:ascii="Harrington" w:hAnsi="Harrington"/>
                                <w:color w:val="C00000"/>
                                <w:sz w:val="36"/>
                                <w:szCs w:val="36"/>
                                <w:u w:val="single"/>
                              </w:rPr>
                            </w:pPr>
                            <w:r w:rsidRPr="00242408">
                              <w:rPr>
                                <w:rFonts w:ascii="Harrington" w:hAnsi="Harrington"/>
                                <w:color w:val="C00000"/>
                                <w:sz w:val="36"/>
                                <w:szCs w:val="36"/>
                                <w:u w:val="single"/>
                              </w:rPr>
                              <w:t>João Evangelista</w:t>
                            </w:r>
                          </w:p>
                          <w:p w:rsidR="00A6660C" w:rsidRPr="00242408" w:rsidRDefault="00410E55" w:rsidP="00051AF9">
                            <w:pPr>
                              <w:ind w:firstLine="0"/>
                              <w:jc w:val="center"/>
                              <w:rPr>
                                <w:rFonts w:ascii="Harrington" w:hAnsi="Harrington"/>
                                <w:color w:val="C00000"/>
                                <w:sz w:val="36"/>
                                <w:szCs w:val="36"/>
                                <w:u w:val="single"/>
                              </w:rPr>
                            </w:pPr>
                            <w:r w:rsidRPr="00242408">
                              <w:rPr>
                                <w:rFonts w:ascii="Harrington" w:hAnsi="Harrington"/>
                                <w:color w:val="C00000"/>
                                <w:sz w:val="36"/>
                                <w:szCs w:val="36"/>
                                <w:u w:val="single"/>
                              </w:rPr>
                              <w:t xml:space="preserve"> Marques Guimarães</w:t>
                            </w:r>
                          </w:p>
                          <w:p w:rsidR="00410E55" w:rsidRPr="00410E55" w:rsidRDefault="00410E55" w:rsidP="00051AF9">
                            <w:pPr>
                              <w:ind w:firstLine="0"/>
                              <w:jc w:val="center"/>
                              <w:rPr>
                                <w:rFonts w:asciiTheme="majorHAnsi" w:hAnsiTheme="majorHAnsi"/>
                                <w:b/>
                                <w:sz w:val="28"/>
                                <w:szCs w:val="28"/>
                              </w:rPr>
                            </w:pPr>
                            <w:r w:rsidRPr="00410E55">
                              <w:rPr>
                                <w:rFonts w:asciiTheme="majorHAnsi" w:hAnsiTheme="majorHAnsi"/>
                                <w:b/>
                                <w:sz w:val="28"/>
                                <w:szCs w:val="28"/>
                              </w:rPr>
                              <w:t>Professor</w:t>
                            </w:r>
                            <w:r w:rsidR="00085A75">
                              <w:rPr>
                                <w:rFonts w:asciiTheme="majorHAnsi" w:hAnsiTheme="majorHAnsi"/>
                                <w:b/>
                                <w:sz w:val="28"/>
                                <w:szCs w:val="28"/>
                              </w:rPr>
                              <w:t>,</w:t>
                            </w:r>
                            <w:r w:rsidRPr="00410E55">
                              <w:rPr>
                                <w:rFonts w:asciiTheme="majorHAnsi" w:hAnsiTheme="majorHAnsi"/>
                                <w:b/>
                                <w:sz w:val="28"/>
                                <w:szCs w:val="28"/>
                              </w:rPr>
                              <w:t xml:space="preserve"> músico</w:t>
                            </w:r>
                            <w:r w:rsidR="00085A75">
                              <w:rPr>
                                <w:rFonts w:asciiTheme="majorHAnsi" w:hAnsiTheme="majorHAnsi"/>
                                <w:b/>
                                <w:sz w:val="28"/>
                                <w:szCs w:val="28"/>
                              </w:rPr>
                              <w:t>, avô dos padres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941613" id="Caixa de Texto 4" o:spid="_x0000_s1046" type="#_x0000_t202" style="position:absolute;left:0;text-align:left;margin-left:177.55pt;margin-top:73.3pt;width:232.6pt;height:79.6pt;z-index:252193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" filled="f" stroked="f">
                <v:textbox>
                  <w:txbxContent>
                    <w:p w:rsidR="00242408" w:rsidRDefault="00410E55" w:rsidP="00051AF9">
                      <w:pPr>
                        <w:ind w:firstLine="0"/>
                        <w:jc w:val="center"/>
                        <w:rPr>
                          <w:rFonts w:ascii="Harrington" w:hAnsi="Harrington"/>
                          <w:color w:val="C00000"/>
                          <w:sz w:val="36"/>
                          <w:szCs w:val="36"/>
                          <w:u w:val="single"/>
                        </w:rPr>
                      </w:pPr>
                      <w:r w:rsidRPr="00242408">
                        <w:rPr>
                          <w:rFonts w:ascii="Harrington" w:hAnsi="Harrington"/>
                          <w:color w:val="C00000"/>
                          <w:sz w:val="36"/>
                          <w:szCs w:val="36"/>
                          <w:u w:val="single"/>
                        </w:rPr>
                        <w:t>João Evangelista</w:t>
                      </w:r>
                    </w:p>
                    <w:p w:rsidR="00A6660C" w:rsidRPr="00242408" w:rsidRDefault="00410E55" w:rsidP="00051AF9">
                      <w:pPr>
                        <w:ind w:firstLine="0"/>
                        <w:jc w:val="center"/>
                        <w:rPr>
                          <w:rFonts w:ascii="Harrington" w:hAnsi="Harrington"/>
                          <w:color w:val="C00000"/>
                          <w:sz w:val="36"/>
                          <w:szCs w:val="36"/>
                          <w:u w:val="single"/>
                        </w:rPr>
                      </w:pPr>
                      <w:r w:rsidRPr="00242408">
                        <w:rPr>
                          <w:rFonts w:ascii="Harrington" w:hAnsi="Harrington"/>
                          <w:color w:val="C00000"/>
                          <w:sz w:val="36"/>
                          <w:szCs w:val="36"/>
                          <w:u w:val="single"/>
                        </w:rPr>
                        <w:t xml:space="preserve"> Marques Guimarães</w:t>
                      </w:r>
                    </w:p>
                    <w:p w:rsidR="00410E55" w:rsidRPr="00410E55" w:rsidRDefault="00410E55" w:rsidP="00051AF9">
                      <w:pPr>
                        <w:ind w:firstLine="0"/>
                        <w:jc w:val="center"/>
                        <w:rPr>
                          <w:rFonts w:asciiTheme="majorHAnsi" w:hAnsiTheme="majorHAnsi"/>
                          <w:b/>
                          <w:sz w:val="28"/>
                          <w:szCs w:val="28"/>
                        </w:rPr>
                      </w:pPr>
                      <w:r w:rsidRPr="00410E55">
                        <w:rPr>
                          <w:rFonts w:asciiTheme="majorHAnsi" w:hAnsiTheme="majorHAnsi"/>
                          <w:b/>
                          <w:sz w:val="28"/>
                          <w:szCs w:val="28"/>
                        </w:rPr>
                        <w:t>Professor</w:t>
                      </w:r>
                      <w:r w:rsidR="00085A75">
                        <w:rPr>
                          <w:rFonts w:asciiTheme="majorHAnsi" w:hAnsiTheme="majorHAnsi"/>
                          <w:b/>
                          <w:sz w:val="28"/>
                          <w:szCs w:val="28"/>
                        </w:rPr>
                        <w:t>,</w:t>
                      </w:r>
                      <w:r w:rsidRPr="00410E55">
                        <w:rPr>
                          <w:rFonts w:asciiTheme="majorHAnsi" w:hAnsiTheme="majorHAnsi"/>
                          <w:b/>
                          <w:sz w:val="28"/>
                          <w:szCs w:val="28"/>
                        </w:rPr>
                        <w:t xml:space="preserve"> músico</w:t>
                      </w:r>
                      <w:r w:rsidR="00085A75">
                        <w:rPr>
                          <w:rFonts w:asciiTheme="majorHAnsi" w:hAnsiTheme="majorHAnsi"/>
                          <w:b/>
                          <w:sz w:val="28"/>
                          <w:szCs w:val="28"/>
                        </w:rPr>
                        <w:t>, avô dos padres</w:t>
                      </w:r>
                    </w:p>
                  </w:txbxContent>
                </v:textbox>
              </v:shape>
            </w:pict>
          </mc:Fallback>
        </mc:AlternateContent>
      </w:r>
      <w:r w:rsidR="00D64533">
        <w:rPr>
          <w:noProof/>
          <w:lang w:eastAsia="pt-BR"/>
        </w:rPr>
        <mc:AlternateContent>
          <mc:Choice Requires="wps">
            <w:drawing>
              <wp:anchor distT="45720" distB="45720" distL="114300" distR="114300" simplePos="0" relativeHeight="252246016" behindDoc="0" locked="0" layoutInCell="1" allowOverlap="1" wp14:anchorId="39097188" wp14:editId="3A55366A">
                <wp:simplePos x="0" y="0"/>
                <wp:positionH relativeFrom="column">
                  <wp:posOffset>2359660</wp:posOffset>
                </wp:positionH>
                <wp:positionV relativeFrom="paragraph">
                  <wp:posOffset>8738585</wp:posOffset>
                </wp:positionV>
                <wp:extent cx="7225030" cy="685165"/>
                <wp:effectExtent l="0" t="0" r="0" b="635"/>
                <wp:wrapNone/>
                <wp:docPr id="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25030" cy="685165"/>
                        </a:xfrm>
                        <a:prstGeom prst="rect">
                          <a:avLst/>
                        </a:prstGeom>
                        <a:noFill/>
                        <a:ln w="9525">
                          <a:noFill/>
                          <a:miter lim="800000"/>
                          <a:headEnd/>
                          <a:tailEnd/>
                        </a:ln>
                      </wps:spPr>
                      <wps:txbx>
                        <w:txbxContent>
                          <w:p w:rsidR="004D4A91" w:rsidRDefault="004D4A91" w:rsidP="00242408">
                            <w:pPr>
                              <w:ind w:firstLine="0"/>
                              <w:jc w:val="center"/>
                              <w:rPr>
                                <w:rFonts w:ascii="Harrington" w:hAnsi="Harrington"/>
                                <w:color w:val="C00000"/>
                                <w:sz w:val="36"/>
                                <w:szCs w:val="36"/>
                                <w:u w:val="single"/>
                              </w:rPr>
                            </w:pPr>
                            <w:r>
                              <w:rPr>
                                <w:rFonts w:ascii="Harrington" w:hAnsi="Harrington"/>
                                <w:color w:val="C00000"/>
                                <w:sz w:val="36"/>
                                <w:szCs w:val="36"/>
                                <w:u w:val="single"/>
                              </w:rPr>
                              <w:t>Antônio Evangelista Marques Guimarães (Mestre Totó</w:t>
                            </w:r>
                            <w:r w:rsidR="00085A75">
                              <w:rPr>
                                <w:rFonts w:ascii="Harrington" w:hAnsi="Harrington"/>
                                <w:color w:val="C00000"/>
                                <w:sz w:val="36"/>
                                <w:szCs w:val="36"/>
                                <w:u w:val="single"/>
                              </w:rPr>
                              <w:t>)</w:t>
                            </w:r>
                          </w:p>
                          <w:p w:rsidR="004D4A91" w:rsidRPr="00AC6A77" w:rsidRDefault="00F04008" w:rsidP="00242408">
                            <w:pPr>
                              <w:ind w:firstLine="0"/>
                              <w:jc w:val="center"/>
                              <w:rPr>
                                <w:rFonts w:ascii="Harrington" w:hAnsi="Harrington"/>
                                <w:color w:val="C00000"/>
                                <w:sz w:val="64"/>
                                <w:szCs w:val="64"/>
                              </w:rPr>
                            </w:pPr>
                            <w:r>
                              <w:rPr>
                                <w:rFonts w:asciiTheme="majorHAnsi" w:hAnsiTheme="majorHAnsi"/>
                                <w:b/>
                                <w:color w:val="000000" w:themeColor="text1"/>
                                <w:sz w:val="28"/>
                                <w:szCs w:val="28"/>
                              </w:rPr>
                              <w:t>Professor, músico, líder comunitário, pai de seis padres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097188" id="_x0000_s1047" type="#_x0000_t202" style="position:absolute;left:0;text-align:left;margin-left:185.8pt;margin-top:688.1pt;width:568.9pt;height:53.95pt;z-index:252246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" filled="f" stroked="f">
                <v:textbox>
                  <w:txbxContent>
                    <w:p w:rsidR="004D4A91" w:rsidRDefault="004D4A91" w:rsidP="00242408">
                      <w:pPr>
                        <w:ind w:firstLine="0"/>
                        <w:jc w:val="center"/>
                        <w:rPr>
                          <w:rFonts w:ascii="Harrington" w:hAnsi="Harrington"/>
                          <w:color w:val="C00000"/>
                          <w:sz w:val="36"/>
                          <w:szCs w:val="36"/>
                          <w:u w:val="single"/>
                        </w:rPr>
                      </w:pPr>
                      <w:r>
                        <w:rPr>
                          <w:rFonts w:ascii="Harrington" w:hAnsi="Harrington"/>
                          <w:color w:val="C00000"/>
                          <w:sz w:val="36"/>
                          <w:szCs w:val="36"/>
                          <w:u w:val="single"/>
                        </w:rPr>
                        <w:t>Antônio Evangelista Marques Guimarães (Mestre Totó</w:t>
                      </w:r>
                      <w:r w:rsidR="00085A75">
                        <w:rPr>
                          <w:rFonts w:ascii="Harrington" w:hAnsi="Harrington"/>
                          <w:color w:val="C00000"/>
                          <w:sz w:val="36"/>
                          <w:szCs w:val="36"/>
                          <w:u w:val="single"/>
                        </w:rPr>
                        <w:t>)</w:t>
                      </w:r>
                    </w:p>
                    <w:p w:rsidR="004D4A91" w:rsidRPr="00AC6A77" w:rsidRDefault="00F04008" w:rsidP="00242408">
                      <w:pPr>
                        <w:ind w:firstLine="0"/>
                        <w:jc w:val="center"/>
                        <w:rPr>
                          <w:rFonts w:ascii="Harrington" w:hAnsi="Harrington"/>
                          <w:color w:val="C00000"/>
                          <w:sz w:val="64"/>
                          <w:szCs w:val="64"/>
                        </w:rPr>
                      </w:pPr>
                      <w:r>
                        <w:rPr>
                          <w:rFonts w:asciiTheme="majorHAnsi" w:hAnsiTheme="majorHAnsi"/>
                          <w:b/>
                          <w:color w:val="000000" w:themeColor="text1"/>
                          <w:sz w:val="28"/>
                          <w:szCs w:val="28"/>
                        </w:rPr>
                        <w:t>Professor, músico, líder comunitário, pai de seis padres</w:t>
                      </w:r>
                    </w:p>
                  </w:txbxContent>
                </v:textbox>
              </v:shape>
            </w:pict>
          </mc:Fallback>
        </mc:AlternateContent>
      </w:r>
      <w:r w:rsidR="00D64533">
        <w:rPr>
          <w:noProof/>
          <w:lang w:eastAsia="pt-BR"/>
        </w:rPr>
        <mc:AlternateContent>
          <mc:Choice Requires="wps">
            <w:drawing>
              <wp:anchor distT="45720" distB="45720" distL="114300" distR="114300" simplePos="0" relativeHeight="252248064" behindDoc="0" locked="0" layoutInCell="1" allowOverlap="1" wp14:anchorId="72154956" wp14:editId="35AB575D">
                <wp:simplePos x="0" y="0"/>
                <wp:positionH relativeFrom="column">
                  <wp:posOffset>2361740</wp:posOffset>
                </wp:positionH>
                <wp:positionV relativeFrom="paragraph">
                  <wp:posOffset>9425809</wp:posOffset>
                </wp:positionV>
                <wp:extent cx="5551016" cy="1828800"/>
                <wp:effectExtent l="0" t="0" r="0" b="0"/>
                <wp:wrapNone/>
                <wp:docPr id="7" name="Caixa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1016" cy="1828800"/>
                        </a:xfrm>
                        <a:prstGeom prst="rect">
                          <a:avLst/>
                        </a:prstGeom>
                        <a:noFill/>
                        <a:ln w="9525">
                          <a:noFill/>
                          <a:miter lim="800000"/>
                          <a:headEnd/>
                          <a:tailEnd/>
                        </a:ln>
                      </wps:spPr>
                      <wps:txbx>
                        <w:txbxContent>
                          <w:p w:rsidR="004D4A91" w:rsidRPr="004D4A91" w:rsidRDefault="004D4A91" w:rsidP="00D64533">
                            <w:pPr>
                              <w:jc w:val="right"/>
                              <w:rPr>
                                <w:rFonts w:asciiTheme="minorHAnsi" w:hAnsiTheme="minorHAnsi"/>
                                <w:sz w:val="20"/>
                                <w:szCs w:val="20"/>
                              </w:rPr>
                            </w:pPr>
                            <w:r w:rsidRPr="004D4A91">
                              <w:rPr>
                                <w:rFonts w:asciiTheme="minorHAnsi" w:hAnsiTheme="minorHAnsi"/>
                                <w:sz w:val="20"/>
                                <w:szCs w:val="20"/>
                              </w:rPr>
                              <w:t xml:space="preserve">O professor Antônio Evangelista Marques Guimarães era filho de João Evangelista Marques Guimarães e Maria Rodrigues de Oliveira Lima. Nasceu em Caeté em 15 de dezembro de 1852 e foi batizado em 10 de janeiro de 1853 pelo padre Jacinto José de Almeida na Matriz de Nossa Senhora do Bom Sucesso, sendo padrinhos Antônio José de Oliveira e Constância Maria de Oliveira. Como o pai, foi professor em Morro Vermelho desde a juventude e era conhecido também como Mestre Totó. Casou-se com </w:t>
                            </w:r>
                            <w:r w:rsidRPr="00F04008">
                              <w:rPr>
                                <w:rFonts w:asciiTheme="minorHAnsi" w:hAnsiTheme="minorHAnsi"/>
                                <w:sz w:val="20"/>
                                <w:szCs w:val="20"/>
                              </w:rPr>
                              <w:t>Elisa Carolina de Jesus Guimarães</w:t>
                            </w:r>
                            <w:r w:rsidRPr="004D4A91">
                              <w:rPr>
                                <w:rFonts w:asciiTheme="minorHAnsi" w:hAnsiTheme="minorHAnsi"/>
                                <w:sz w:val="20"/>
                                <w:szCs w:val="20"/>
                              </w:rPr>
                              <w:t>, com quem teve nove filhos.</w:t>
                            </w:r>
                          </w:p>
                          <w:p w:rsidR="004D4A91" w:rsidRPr="004D4A91" w:rsidRDefault="004D4A91" w:rsidP="00D64533">
                            <w:pPr>
                              <w:jc w:val="right"/>
                              <w:rPr>
                                <w:rFonts w:asciiTheme="minorHAnsi" w:eastAsia="Arial" w:hAnsiTheme="minorHAnsi"/>
                                <w:sz w:val="20"/>
                                <w:szCs w:val="20"/>
                              </w:rPr>
                            </w:pPr>
                            <w:r w:rsidRPr="004D4A91">
                              <w:rPr>
                                <w:rFonts w:asciiTheme="minorHAnsi" w:hAnsiTheme="minorHAnsi"/>
                                <w:sz w:val="20"/>
                                <w:szCs w:val="20"/>
                              </w:rPr>
                              <w:t>Ainda jovem, em 1883 foi designado professor para o distrito de Mocambeiro de Santa Luzia, mas no mesmo ano retornou à escola de Morro Vermelho.</w:t>
                            </w:r>
                            <w:r w:rsidRPr="004D4A91">
                              <w:rPr>
                                <w:rFonts w:asciiTheme="minorHAnsi" w:eastAsia="Arial" w:hAnsiTheme="minorHAnsi"/>
                                <w:sz w:val="20"/>
                                <w:szCs w:val="20"/>
                              </w:rPr>
                              <w:t xml:space="preserve"> Em 1892 foi nomeado presidente da Junta Militar de Morro Vermelho, que tinha como membros Christiano Lopes de Magalhães e João Batista Leal Júnior. Aposentou-se em 1912. </w:t>
                            </w:r>
                            <w:r w:rsidRPr="004D4A91">
                              <w:rPr>
                                <w:rFonts w:asciiTheme="minorHAnsi" w:hAnsiTheme="minorHAnsi"/>
                                <w:sz w:val="20"/>
                                <w:szCs w:val="20"/>
                              </w:rPr>
                              <w:t>Em</w:t>
                            </w:r>
                            <w:r w:rsidRPr="004D4A91">
                              <w:rPr>
                                <w:rFonts w:asciiTheme="minorHAnsi" w:eastAsia="Arial" w:hAnsiTheme="minorHAnsi"/>
                                <w:sz w:val="20"/>
                                <w:szCs w:val="20"/>
                              </w:rPr>
                              <w:t xml:space="preserve"> 14 de novembro de 1932, recebeu do Papa Pio XI a insígnia Comendador da Santa Sé por ter encaminhado ao seminário seis filhos homens, que se tornaram padres.</w:t>
                            </w:r>
                          </w:p>
                          <w:p w:rsidR="004D4A91" w:rsidRPr="004D4A91" w:rsidRDefault="004D4A91" w:rsidP="00051AF9">
                            <w:pPr>
                              <w:ind w:firstLine="0"/>
                              <w:jc w:val="center"/>
                              <w:rPr>
                                <w:rFonts w:asciiTheme="minorHAnsi" w:hAnsiTheme="minorHAnsi"/>
                                <w:color w:val="C00000"/>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154956" id="Caixa de Texto 7" o:spid="_x0000_s1048" type="#_x0000_t202" style="position:absolute;left:0;text-align:left;margin-left:185.95pt;margin-top:742.2pt;width:437.1pt;height:2in;z-index:252248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" filled="f" stroked="f">
                <v:textbox>
                  <w:txbxContent>
                    <w:p w:rsidR="004D4A91" w:rsidRPr="004D4A91" w:rsidRDefault="004D4A91" w:rsidP="00D64533">
                      <w:pPr>
                        <w:jc w:val="right"/>
                        <w:rPr>
                          <w:rFonts w:asciiTheme="minorHAnsi" w:hAnsiTheme="minorHAnsi"/>
                          <w:sz w:val="20"/>
                          <w:szCs w:val="20"/>
                        </w:rPr>
                      </w:pPr>
                      <w:r w:rsidRPr="004D4A91">
                        <w:rPr>
                          <w:rFonts w:asciiTheme="minorHAnsi" w:hAnsiTheme="minorHAnsi"/>
                          <w:sz w:val="20"/>
                          <w:szCs w:val="20"/>
                        </w:rPr>
                        <w:t xml:space="preserve">O professor Antônio Evangelista Marques Guimarães era filho de João Evangelista Marques Guimarães e Maria Rodrigues de Oliveira Lima. Nasceu em Caeté em 15 de dezembro de 1852 e foi batizado em 10 de janeiro de 1853 pelo padre Jacinto José de Almeida na Matriz de Nossa Senhora do Bom Sucesso, sendo padrinhos Antônio José de Oliveira e Constância Maria de Oliveira. Como o pai, foi professor em Morro Vermelho desde a juventude e era conhecido também como Mestre Totó. Casou-se com </w:t>
                      </w:r>
                      <w:r w:rsidRPr="00F04008">
                        <w:rPr>
                          <w:rFonts w:asciiTheme="minorHAnsi" w:hAnsiTheme="minorHAnsi"/>
                          <w:sz w:val="20"/>
                          <w:szCs w:val="20"/>
                        </w:rPr>
                        <w:t>Elisa Carolina de Jesus Guimarães</w:t>
                      </w:r>
                      <w:r w:rsidRPr="004D4A91">
                        <w:rPr>
                          <w:rFonts w:asciiTheme="minorHAnsi" w:hAnsiTheme="minorHAnsi"/>
                          <w:sz w:val="20"/>
                          <w:szCs w:val="20"/>
                        </w:rPr>
                        <w:t>, com quem teve nove filhos.</w:t>
                      </w:r>
                    </w:p>
                    <w:p w:rsidR="004D4A91" w:rsidRPr="004D4A91" w:rsidRDefault="004D4A91" w:rsidP="00D64533">
                      <w:pPr>
                        <w:jc w:val="right"/>
                        <w:rPr>
                          <w:rFonts w:asciiTheme="minorHAnsi" w:eastAsia="Arial" w:hAnsiTheme="minorHAnsi"/>
                          <w:sz w:val="20"/>
                          <w:szCs w:val="20"/>
                        </w:rPr>
                      </w:pPr>
                      <w:r w:rsidRPr="004D4A91">
                        <w:rPr>
                          <w:rFonts w:asciiTheme="minorHAnsi" w:hAnsiTheme="minorHAnsi"/>
                          <w:sz w:val="20"/>
                          <w:szCs w:val="20"/>
                        </w:rPr>
                        <w:t>Ainda jovem, em 1883 foi designado professor para o distrito de Mocambeiro de Santa Luzia, mas no mesmo ano retornou à escola de Morro Vermelho.</w:t>
                      </w:r>
                      <w:r w:rsidRPr="004D4A91">
                        <w:rPr>
                          <w:rFonts w:asciiTheme="minorHAnsi" w:eastAsia="Arial" w:hAnsiTheme="minorHAnsi"/>
                          <w:sz w:val="20"/>
                          <w:szCs w:val="20"/>
                        </w:rPr>
                        <w:t xml:space="preserve"> Em 1892 foi nomeado presidente da Junta Militar de Morro Vermelho, que tinha como membros Christiano Lopes de Magalhães e João Batista Leal Júnior. Aposentou-se em 1912. </w:t>
                      </w:r>
                      <w:r w:rsidRPr="004D4A91">
                        <w:rPr>
                          <w:rFonts w:asciiTheme="minorHAnsi" w:hAnsiTheme="minorHAnsi"/>
                          <w:sz w:val="20"/>
                          <w:szCs w:val="20"/>
                        </w:rPr>
                        <w:t>Em</w:t>
                      </w:r>
                      <w:r w:rsidRPr="004D4A91">
                        <w:rPr>
                          <w:rFonts w:asciiTheme="minorHAnsi" w:eastAsia="Arial" w:hAnsiTheme="minorHAnsi"/>
                          <w:sz w:val="20"/>
                          <w:szCs w:val="20"/>
                        </w:rPr>
                        <w:t xml:space="preserve"> 14 de novembro de 1932, recebeu do Papa Pio XI a insígnia Comendador da Santa Sé por ter encaminhado ao seminário seis filhos homens, que se tornaram padres.</w:t>
                      </w:r>
                    </w:p>
                    <w:p w:rsidR="004D4A91" w:rsidRPr="004D4A91" w:rsidRDefault="004D4A91" w:rsidP="00051AF9">
                      <w:pPr>
                        <w:ind w:firstLine="0"/>
                        <w:jc w:val="center"/>
                        <w:rPr>
                          <w:rFonts w:asciiTheme="minorHAnsi" w:hAnsiTheme="minorHAnsi"/>
                          <w:color w:val="C00000"/>
                          <w:sz w:val="20"/>
                          <w:szCs w:val="20"/>
                        </w:rPr>
                      </w:pPr>
                    </w:p>
                  </w:txbxContent>
                </v:textbox>
              </v:shape>
            </w:pict>
          </mc:Fallback>
        </mc:AlternateContent>
      </w:r>
      <w:r w:rsidR="00D64533">
        <w:rPr>
          <w:noProof/>
          <w:lang w:eastAsia="pt-BR"/>
        </w:rPr>
        <mc:AlternateContent>
          <mc:Choice Requires="wps">
            <w:drawing>
              <wp:anchor distT="0" distB="0" distL="114300" distR="114300" simplePos="0" relativeHeight="252257280" behindDoc="0" locked="0" layoutInCell="1" allowOverlap="1" wp14:anchorId="09434CA7" wp14:editId="75E0492E">
                <wp:simplePos x="0" y="0"/>
                <wp:positionH relativeFrom="column">
                  <wp:posOffset>5218255</wp:posOffset>
                </wp:positionH>
                <wp:positionV relativeFrom="paragraph">
                  <wp:posOffset>12953343</wp:posOffset>
                </wp:positionV>
                <wp:extent cx="4381631" cy="3793490"/>
                <wp:effectExtent l="0" t="0" r="19050" b="16510"/>
                <wp:wrapNone/>
                <wp:docPr id="35" name="Retângulo 35"/>
                <wp:cNvGraphicFramePr/>
                <a:graphic xmlns:a="http://schemas.openxmlformats.org/drawingml/2006/main">
                  <a:graphicData uri="http://schemas.microsoft.com/office/word/2010/wordprocessingShape">
                    <wps:wsp>
                      <wps:cNvSpPr/>
                      <wps:spPr>
                        <a:xfrm>
                          <a:off x="0" y="0"/>
                          <a:ext cx="4381631" cy="3793490"/>
                        </a:xfrm>
                        <a:prstGeom prst="rect">
                          <a:avLst/>
                        </a:prstGeom>
                        <a:noFill/>
                        <a:ln w="3175">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E8213E" id="Retângulo 35" o:spid="_x0000_s1026" style="position:absolute;margin-left:410.9pt;margin-top:1019.95pt;width:345pt;height:298.7pt;z-index:25225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" filled="f" strokecolor="#375623 [1609]" strokeweight=".25pt"/>
            </w:pict>
          </mc:Fallback>
        </mc:AlternateContent>
      </w:r>
      <w:r w:rsidR="00D64533">
        <w:rPr>
          <w:noProof/>
          <w:lang w:eastAsia="pt-BR"/>
        </w:rPr>
        <mc:AlternateContent>
          <mc:Choice Requires="wps">
            <w:drawing>
              <wp:anchor distT="45720" distB="45720" distL="114300" distR="114300" simplePos="0" relativeHeight="252262400" behindDoc="0" locked="0" layoutInCell="1" allowOverlap="1" wp14:anchorId="3864517D" wp14:editId="7B96F1E9">
                <wp:simplePos x="0" y="0"/>
                <wp:positionH relativeFrom="column">
                  <wp:posOffset>9726930</wp:posOffset>
                </wp:positionH>
                <wp:positionV relativeFrom="paragraph">
                  <wp:posOffset>11152790</wp:posOffset>
                </wp:positionV>
                <wp:extent cx="4638434" cy="5707117"/>
                <wp:effectExtent l="0" t="0" r="0" b="0"/>
                <wp:wrapNone/>
                <wp:docPr id="38" name="Caixa de Texto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8434" cy="5707117"/>
                        </a:xfrm>
                        <a:prstGeom prst="rect">
                          <a:avLst/>
                        </a:prstGeom>
                        <a:noFill/>
                        <a:ln w="9525">
                          <a:noFill/>
                          <a:miter lim="800000"/>
                          <a:headEnd/>
                          <a:tailEnd/>
                        </a:ln>
                      </wps:spPr>
                      <wps:txbx>
                        <w:txbxContent>
                          <w:p w:rsidR="00D64533" w:rsidRDefault="00D64533" w:rsidP="00D64533">
                            <w:pPr>
                              <w:pStyle w:val="NormalWeb"/>
                              <w:spacing w:before="0" w:beforeAutospacing="0" w:after="0" w:afterAutospacing="0"/>
                              <w:ind w:firstLine="170"/>
                              <w:textAlignment w:val="baseline"/>
                              <w:rPr>
                                <w:rFonts w:asciiTheme="minorHAnsi" w:hAnsiTheme="minorHAnsi" w:cs="Arial"/>
                                <w:b/>
                                <w:color w:val="000000" w:themeColor="text1"/>
                                <w:sz w:val="20"/>
                                <w:szCs w:val="20"/>
                                <w:bdr w:val="none" w:sz="0" w:space="0" w:color="auto" w:frame="1"/>
                              </w:rPr>
                            </w:pPr>
                            <w:r w:rsidRPr="00CD2CD7">
                              <w:rPr>
                                <w:rFonts w:asciiTheme="minorHAnsi" w:hAnsiTheme="minorHAnsi" w:cs="Arial"/>
                                <w:b/>
                                <w:color w:val="000000" w:themeColor="text1"/>
                                <w:sz w:val="20"/>
                                <w:szCs w:val="20"/>
                                <w:bdr w:val="none" w:sz="0" w:space="0" w:color="auto" w:frame="1"/>
                              </w:rPr>
                              <w:t>CORDISBURGO</w:t>
                            </w:r>
                          </w:p>
                          <w:p w:rsidR="00D64533" w:rsidRPr="00CD2CD7" w:rsidRDefault="00D64533" w:rsidP="00D64533">
                            <w:pPr>
                              <w:pStyle w:val="NormalWeb"/>
                              <w:spacing w:before="0" w:beforeAutospacing="0" w:after="0" w:afterAutospacing="0"/>
                              <w:ind w:firstLine="170"/>
                              <w:textAlignment w:val="baseline"/>
                              <w:rPr>
                                <w:rFonts w:asciiTheme="minorHAnsi" w:hAnsiTheme="minorHAnsi" w:cs="Arial"/>
                                <w:color w:val="000000" w:themeColor="text1"/>
                                <w:sz w:val="20"/>
                                <w:szCs w:val="20"/>
                              </w:rPr>
                            </w:pPr>
                            <w:r w:rsidRPr="00CD2CD7">
                              <w:rPr>
                                <w:rFonts w:asciiTheme="minorHAnsi" w:hAnsiTheme="minorHAnsi" w:cs="Arial"/>
                                <w:color w:val="000000" w:themeColor="text1"/>
                                <w:sz w:val="20"/>
                                <w:szCs w:val="20"/>
                                <w:bdr w:val="none" w:sz="0" w:space="0" w:color="auto" w:frame="1"/>
                              </w:rPr>
                              <w:t xml:space="preserve">Designado missionário por Dom Viçoso, Padre João de Santo Antônio percorreu quase toda Minas Gerais de 1860 a 1880. </w:t>
                            </w:r>
                            <w:r w:rsidRPr="00CD2CD7">
                              <w:rPr>
                                <w:rFonts w:asciiTheme="minorHAnsi" w:hAnsiTheme="minorHAnsi" w:cs="Arial"/>
                                <w:color w:val="000000" w:themeColor="text1"/>
                                <w:sz w:val="20"/>
                                <w:szCs w:val="20"/>
                              </w:rPr>
                              <w:t xml:space="preserve">Em meados de 1883, o padre João de Santo Antônio chegou à região conhecida como Sesmaria Empoeiras e, por se tratar de um lugar com paisagens exuberantes e clima agradável, o padre logo o denominou de “Vista Alegre”, decidindo se estabelecer no local. Para fundar o povoado, necessitava obter a posse de uma área que se encontrava em litígio. Para tanto, contou com a influência de Dona </w:t>
                            </w:r>
                            <w:proofErr w:type="spellStart"/>
                            <w:r w:rsidRPr="00CD2CD7">
                              <w:rPr>
                                <w:rFonts w:asciiTheme="minorHAnsi" w:hAnsiTheme="minorHAnsi" w:cs="Arial"/>
                                <w:color w:val="000000" w:themeColor="text1"/>
                                <w:sz w:val="20"/>
                                <w:szCs w:val="20"/>
                              </w:rPr>
                              <w:t>Policena</w:t>
                            </w:r>
                            <w:proofErr w:type="spellEnd"/>
                            <w:r w:rsidRPr="00CD2CD7">
                              <w:rPr>
                                <w:rFonts w:asciiTheme="minorHAnsi" w:hAnsiTheme="minorHAnsi" w:cs="Arial"/>
                                <w:color w:val="000000" w:themeColor="text1"/>
                                <w:sz w:val="20"/>
                                <w:szCs w:val="20"/>
                              </w:rPr>
                              <w:t xml:space="preserve"> Mascarenhas, uma senhora de posses, que, vendo a Sesmaria Empoeiras ir à praça pública, mandou seu filho Bernardo Mascarenhas arrematá-la em nome do “Irmão João”, cedendo 40 alqueires como patrimônio da igreja.</w:t>
                            </w:r>
                          </w:p>
                          <w:p w:rsidR="00D64533" w:rsidRPr="00CD2CD7" w:rsidRDefault="00D64533" w:rsidP="00D64533">
                            <w:pPr>
                              <w:pStyle w:val="NormalWeb"/>
                              <w:spacing w:before="0" w:beforeAutospacing="0" w:after="0" w:afterAutospacing="0"/>
                              <w:ind w:firstLine="170"/>
                              <w:textAlignment w:val="baseline"/>
                              <w:rPr>
                                <w:rFonts w:asciiTheme="minorHAnsi" w:hAnsiTheme="minorHAnsi" w:cs="Arial"/>
                                <w:color w:val="000000" w:themeColor="text1"/>
                                <w:sz w:val="20"/>
                                <w:szCs w:val="20"/>
                              </w:rPr>
                            </w:pPr>
                            <w:r w:rsidRPr="00CD2CD7">
                              <w:rPr>
                                <w:rFonts w:asciiTheme="minorHAnsi" w:hAnsiTheme="minorHAnsi" w:cs="Arial"/>
                                <w:color w:val="000000" w:themeColor="text1"/>
                                <w:sz w:val="20"/>
                                <w:szCs w:val="20"/>
                              </w:rPr>
                              <w:t>Assim o padre João deu início à fundação do povoado de Vista Alegre em 21 de agosto de 1883, edificando a capela ao patriarca São José. A</w:t>
                            </w:r>
                            <w:r w:rsidRPr="00CD2CD7">
                              <w:rPr>
                                <w:rFonts w:asciiTheme="minorHAnsi" w:hAnsiTheme="minorHAnsi" w:cs="Arial"/>
                                <w:color w:val="000000" w:themeColor="text1"/>
                                <w:sz w:val="20"/>
                                <w:szCs w:val="20"/>
                                <w:bdr w:val="none" w:sz="0" w:space="0" w:color="auto" w:frame="1"/>
                              </w:rPr>
                              <w:t xml:space="preserve">o seu redor, o padre foi distribuindo os lotes. </w:t>
                            </w:r>
                            <w:r w:rsidRPr="00CD2CD7">
                              <w:rPr>
                                <w:rFonts w:asciiTheme="minorHAnsi" w:hAnsiTheme="minorHAnsi" w:cs="Arial"/>
                                <w:color w:val="000000" w:themeColor="text1"/>
                                <w:sz w:val="20"/>
                                <w:szCs w:val="20"/>
                              </w:rPr>
                              <w:t xml:space="preserve"> Na mesma época, o padre João mandou vir da França uma imagem do Sagrado Coração de Jesus e assim nasceu a ideia de se construir um templo para acolhê-la.</w:t>
                            </w:r>
                            <w:r w:rsidRPr="00CD2CD7">
                              <w:rPr>
                                <w:rFonts w:asciiTheme="minorHAnsi" w:hAnsiTheme="minorHAnsi" w:cs="Arial"/>
                                <w:color w:val="000000" w:themeColor="text1"/>
                                <w:sz w:val="20"/>
                                <w:szCs w:val="20"/>
                                <w:bdr w:val="none" w:sz="0" w:space="0" w:color="auto" w:frame="1"/>
                              </w:rPr>
                              <w:t xml:space="preserve"> Em 1885 era a vez de dar início à construção da Matriz, que foi inaugurada em 1894 pelo primeiro arcebispo de Mariana, Dom Silvério Gomes Pimenta. A </w:t>
                            </w:r>
                            <w:r w:rsidRPr="00CD2CD7">
                              <w:rPr>
                                <w:rFonts w:asciiTheme="minorHAnsi" w:hAnsiTheme="minorHAnsi" w:cs="Arial"/>
                                <w:color w:val="000000" w:themeColor="text1"/>
                                <w:sz w:val="20"/>
                                <w:szCs w:val="20"/>
                              </w:rPr>
                              <w:t xml:space="preserve">foi concluída em maio de 1894. </w:t>
                            </w:r>
                          </w:p>
                          <w:p w:rsidR="00D64533" w:rsidRPr="00CD2CD7" w:rsidRDefault="00D64533" w:rsidP="00D64533">
                            <w:pPr>
                              <w:pStyle w:val="NormalWeb"/>
                              <w:spacing w:before="0" w:beforeAutospacing="0" w:after="0" w:afterAutospacing="0"/>
                              <w:ind w:firstLine="170"/>
                              <w:textAlignment w:val="baseline"/>
                              <w:rPr>
                                <w:rFonts w:asciiTheme="minorHAnsi" w:hAnsiTheme="minorHAnsi" w:cs="Arial"/>
                                <w:color w:val="000000" w:themeColor="text1"/>
                                <w:sz w:val="20"/>
                                <w:szCs w:val="20"/>
                              </w:rPr>
                            </w:pPr>
                            <w:r w:rsidRPr="00CD2CD7">
                              <w:rPr>
                                <w:rFonts w:asciiTheme="minorHAnsi" w:hAnsiTheme="minorHAnsi" w:cs="Arial"/>
                                <w:color w:val="000000" w:themeColor="text1"/>
                                <w:sz w:val="20"/>
                                <w:szCs w:val="20"/>
                              </w:rPr>
                              <w:t>Em junho de 1890, decreto do então governador de Minas, João Pinheiro da Silva, amigo pessoal e protegido do Padre João, elevou o povoado de Coração de Jesus da Vista Alegre a distrito de Cordisburgo da Vista Alegre, município de Sete Lagoas. O padre João registrou o nome Cordisburgo em homenagem ao Sagrado Coração de Jesus. Anos mais tarde, o padre João doou o que tinha à Matriz do Sagrado Coração de Jesus.</w:t>
                            </w:r>
                          </w:p>
                          <w:p w:rsidR="00D64533" w:rsidRPr="00CD2CD7" w:rsidRDefault="00D64533" w:rsidP="00D64533">
                            <w:pPr>
                              <w:rPr>
                                <w:rFonts w:asciiTheme="minorHAnsi" w:eastAsia="Times New Roman" w:hAnsiTheme="minorHAnsi"/>
                                <w:color w:val="000000" w:themeColor="text1"/>
                                <w:sz w:val="20"/>
                                <w:szCs w:val="20"/>
                                <w:lang w:eastAsia="pt-BR"/>
                              </w:rPr>
                            </w:pPr>
                            <w:r w:rsidRPr="00CD2CD7">
                              <w:rPr>
                                <w:rFonts w:asciiTheme="minorHAnsi" w:eastAsia="Times New Roman" w:hAnsiTheme="minorHAnsi"/>
                                <w:color w:val="000000" w:themeColor="text1"/>
                                <w:sz w:val="20"/>
                                <w:szCs w:val="20"/>
                                <w:lang w:eastAsia="pt-BR"/>
                              </w:rPr>
                              <w:t xml:space="preserve">Depois, padre João de Santo Antônio voltou ao convento de Macaúbas, onde faleceu em 15 de setembro de 1913, aos 89 anos. </w:t>
                            </w:r>
                          </w:p>
                          <w:p w:rsidR="00D64533" w:rsidRDefault="00D64533" w:rsidP="00D64533">
                            <w:pPr>
                              <w:rPr>
                                <w:rFonts w:asciiTheme="minorHAnsi" w:eastAsia="Times New Roman" w:hAnsiTheme="minorHAnsi"/>
                                <w:b/>
                                <w:color w:val="000000" w:themeColor="text1"/>
                                <w:sz w:val="20"/>
                                <w:szCs w:val="20"/>
                                <w:lang w:eastAsia="pt-BR"/>
                              </w:rPr>
                            </w:pPr>
                          </w:p>
                          <w:p w:rsidR="00D64533" w:rsidRDefault="00D64533" w:rsidP="00D64533">
                            <w:pPr>
                              <w:rPr>
                                <w:rFonts w:asciiTheme="minorHAnsi" w:eastAsia="Times New Roman" w:hAnsiTheme="minorHAnsi"/>
                                <w:b/>
                                <w:color w:val="000000" w:themeColor="text1"/>
                                <w:sz w:val="20"/>
                                <w:szCs w:val="20"/>
                                <w:lang w:eastAsia="pt-BR"/>
                              </w:rPr>
                            </w:pPr>
                            <w:r w:rsidRPr="00CD2CD7">
                              <w:rPr>
                                <w:rFonts w:asciiTheme="minorHAnsi" w:eastAsia="Times New Roman" w:hAnsiTheme="minorHAnsi"/>
                                <w:b/>
                                <w:color w:val="000000" w:themeColor="text1"/>
                                <w:sz w:val="20"/>
                                <w:szCs w:val="20"/>
                                <w:lang w:eastAsia="pt-BR"/>
                              </w:rPr>
                              <w:t>GUIMARÃES ROSA</w:t>
                            </w:r>
                          </w:p>
                          <w:p w:rsidR="00D64533" w:rsidRPr="00CD2CD7" w:rsidRDefault="00D64533" w:rsidP="00D64533">
                            <w:pPr>
                              <w:rPr>
                                <w:rFonts w:asciiTheme="minorHAnsi" w:hAnsiTheme="minorHAnsi"/>
                                <w:b/>
                                <w:color w:val="000000" w:themeColor="text1"/>
                                <w:sz w:val="20"/>
                                <w:szCs w:val="20"/>
                              </w:rPr>
                            </w:pPr>
                            <w:r w:rsidRPr="00CD2CD7">
                              <w:rPr>
                                <w:rFonts w:asciiTheme="minorHAnsi" w:eastAsia="Times New Roman" w:hAnsiTheme="minorHAnsi"/>
                                <w:color w:val="000000" w:themeColor="text1"/>
                                <w:sz w:val="20"/>
                                <w:szCs w:val="20"/>
                                <w:lang w:eastAsia="pt-BR"/>
                              </w:rPr>
                              <w:t>Trecho do d</w:t>
                            </w:r>
                            <w:r w:rsidRPr="00CD2CD7">
                              <w:rPr>
                                <w:rFonts w:asciiTheme="minorHAnsi" w:hAnsiTheme="minorHAnsi"/>
                                <w:color w:val="000000" w:themeColor="text1"/>
                                <w:sz w:val="20"/>
                                <w:szCs w:val="20"/>
                              </w:rPr>
                              <w:t>iscurso de posse do escritor João Guimarães Rosa, natural de Cordisburgo, na Academia Brasileira de Letras, em 1967: ... “</w:t>
                            </w:r>
                            <w:r w:rsidRPr="00CD2CD7">
                              <w:rPr>
                                <w:rFonts w:asciiTheme="minorHAnsi" w:hAnsiTheme="minorHAnsi"/>
                                <w:i/>
                                <w:color w:val="000000" w:themeColor="text1"/>
                                <w:sz w:val="20"/>
                                <w:szCs w:val="20"/>
                              </w:rPr>
                              <w:t xml:space="preserve">Santo, um Padre Mestre, o Padre João de Santo Antônio, que recorria atarefado a região como missionário voluntário, além de trazer ao raro povo das grotas toda sorte de assistência e ajuda, esbarrou ali, para </w:t>
                            </w:r>
                            <w:proofErr w:type="spellStart"/>
                            <w:r w:rsidRPr="00CD2CD7">
                              <w:rPr>
                                <w:rFonts w:asciiTheme="minorHAnsi" w:hAnsiTheme="minorHAnsi"/>
                                <w:i/>
                                <w:color w:val="000000" w:themeColor="text1"/>
                                <w:sz w:val="20"/>
                                <w:szCs w:val="20"/>
                              </w:rPr>
                              <w:t>realumbrar-se</w:t>
                            </w:r>
                            <w:proofErr w:type="spellEnd"/>
                            <w:r w:rsidRPr="00CD2CD7">
                              <w:rPr>
                                <w:rFonts w:asciiTheme="minorHAnsi" w:hAnsiTheme="minorHAnsi"/>
                                <w:i/>
                                <w:color w:val="000000" w:themeColor="text1"/>
                                <w:sz w:val="20"/>
                                <w:szCs w:val="20"/>
                              </w:rPr>
                              <w:t xml:space="preserve"> e conceber o que tenha talvez sido seu único gesto desengajado, gratuito. Tomando da inspiração da paisagem a </w:t>
                            </w:r>
                            <w:r w:rsidRPr="00CD2CD7">
                              <w:rPr>
                                <w:rStyle w:val="nfase"/>
                                <w:rFonts w:asciiTheme="minorHAnsi" w:hAnsiTheme="minorHAnsi"/>
                                <w:color w:val="000000" w:themeColor="text1"/>
                                <w:sz w:val="20"/>
                                <w:szCs w:val="20"/>
                              </w:rPr>
                              <w:t xml:space="preserve">loci </w:t>
                            </w:r>
                            <w:proofErr w:type="spellStart"/>
                            <w:r w:rsidRPr="00CD2CD7">
                              <w:rPr>
                                <w:rStyle w:val="nfase"/>
                                <w:rFonts w:asciiTheme="minorHAnsi" w:hAnsiTheme="minorHAnsi"/>
                                <w:color w:val="000000" w:themeColor="text1"/>
                                <w:sz w:val="20"/>
                                <w:szCs w:val="20"/>
                              </w:rPr>
                              <w:t>opportunitas</w:t>
                            </w:r>
                            <w:proofErr w:type="spellEnd"/>
                            <w:r w:rsidRPr="00CD2CD7">
                              <w:rPr>
                                <w:rFonts w:asciiTheme="minorHAnsi" w:hAnsiTheme="minorHAnsi"/>
                                <w:i/>
                                <w:color w:val="000000" w:themeColor="text1"/>
                                <w:sz w:val="20"/>
                                <w:szCs w:val="20"/>
                              </w:rPr>
                              <w:t>, declarou-se a erguer ao Sagrado Coração de Jesus um templo naquele mistério geográfico. Fê-lo e fez-se o arraial, a que o fundador chamou O Burgo do Coração</w:t>
                            </w:r>
                            <w:r>
                              <w:rPr>
                                <w:rFonts w:asciiTheme="minorHAnsi" w:hAnsiTheme="minorHAnsi"/>
                                <w:i/>
                                <w:color w:val="000000" w:themeColor="text1"/>
                                <w:sz w:val="20"/>
                                <w:szCs w:val="20"/>
                              </w:rPr>
                              <w:t>“.</w:t>
                            </w:r>
                          </w:p>
                          <w:p w:rsidR="00D64533" w:rsidRPr="00CD2CD7" w:rsidRDefault="00D64533" w:rsidP="00D64533">
                            <w:pPr>
                              <w:ind w:firstLine="0"/>
                              <w:jc w:val="center"/>
                              <w:rPr>
                                <w:rFonts w:asciiTheme="minorHAnsi" w:hAnsiTheme="minorHAnsi"/>
                                <w:color w:val="C00000"/>
                                <w:sz w:val="20"/>
                                <w:szCs w:val="20"/>
                              </w:rPr>
                            </w:pPr>
                          </w:p>
                          <w:p w:rsidR="00D64533" w:rsidRPr="000823DC" w:rsidRDefault="00D64533" w:rsidP="00051AF9">
                            <w:pPr>
                              <w:ind w:firstLine="0"/>
                              <w:jc w:val="center"/>
                              <w:rPr>
                                <w:rFonts w:asciiTheme="majorHAnsi" w:hAnsiTheme="majorHAnsi"/>
                                <w:b/>
                                <w:color w:val="000000" w:themeColor="text1"/>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64517D" id="Caixa de Texto 38" o:spid="_x0000_s1049" type="#_x0000_t202" style="position:absolute;left:0;text-align:left;margin-left:765.9pt;margin-top:878.15pt;width:365.25pt;height:449.4pt;z-index:2522624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" filled="f" stroked="f">
                <v:textbox>
                  <w:txbxContent>
                    <w:p w:rsidR="00D64533" w:rsidRDefault="00D64533" w:rsidP="00D64533">
                      <w:pPr>
                        <w:pStyle w:val="NormalWeb"/>
                        <w:spacing w:before="0" w:beforeAutospacing="0" w:after="0" w:afterAutospacing="0"/>
                        <w:ind w:firstLine="170"/>
                        <w:textAlignment w:val="baseline"/>
                        <w:rPr>
                          <w:rFonts w:asciiTheme="minorHAnsi" w:hAnsiTheme="minorHAnsi" w:cs="Arial"/>
                          <w:b/>
                          <w:color w:val="000000" w:themeColor="text1"/>
                          <w:sz w:val="20"/>
                          <w:szCs w:val="20"/>
                          <w:bdr w:val="none" w:sz="0" w:space="0" w:color="auto" w:frame="1"/>
                        </w:rPr>
                      </w:pPr>
                      <w:r w:rsidRPr="00CD2CD7">
                        <w:rPr>
                          <w:rFonts w:asciiTheme="minorHAnsi" w:hAnsiTheme="minorHAnsi" w:cs="Arial"/>
                          <w:b/>
                          <w:color w:val="000000" w:themeColor="text1"/>
                          <w:sz w:val="20"/>
                          <w:szCs w:val="20"/>
                          <w:bdr w:val="none" w:sz="0" w:space="0" w:color="auto" w:frame="1"/>
                        </w:rPr>
                        <w:t>CORDISBURGO</w:t>
                      </w:r>
                    </w:p>
                    <w:p w:rsidR="00D64533" w:rsidRPr="00CD2CD7" w:rsidRDefault="00D64533" w:rsidP="00D64533">
                      <w:pPr>
                        <w:pStyle w:val="NormalWeb"/>
                        <w:spacing w:before="0" w:beforeAutospacing="0" w:after="0" w:afterAutospacing="0"/>
                        <w:ind w:firstLine="170"/>
                        <w:textAlignment w:val="baseline"/>
                        <w:rPr>
                          <w:rFonts w:asciiTheme="minorHAnsi" w:hAnsiTheme="minorHAnsi" w:cs="Arial"/>
                          <w:color w:val="000000" w:themeColor="text1"/>
                          <w:sz w:val="20"/>
                          <w:szCs w:val="20"/>
                        </w:rPr>
                      </w:pPr>
                      <w:r w:rsidRPr="00CD2CD7">
                        <w:rPr>
                          <w:rFonts w:asciiTheme="minorHAnsi" w:hAnsiTheme="minorHAnsi" w:cs="Arial"/>
                          <w:color w:val="000000" w:themeColor="text1"/>
                          <w:sz w:val="20"/>
                          <w:szCs w:val="20"/>
                          <w:bdr w:val="none" w:sz="0" w:space="0" w:color="auto" w:frame="1"/>
                        </w:rPr>
                        <w:t xml:space="preserve">Designado missionário por Dom Viçoso, Padre João de Santo Antônio percorreu quase toda Minas Gerais de 1860 a 1880. </w:t>
                      </w:r>
                      <w:r w:rsidRPr="00CD2CD7">
                        <w:rPr>
                          <w:rFonts w:asciiTheme="minorHAnsi" w:hAnsiTheme="minorHAnsi" w:cs="Arial"/>
                          <w:color w:val="000000" w:themeColor="text1"/>
                          <w:sz w:val="20"/>
                          <w:szCs w:val="20"/>
                        </w:rPr>
                        <w:t xml:space="preserve">Em meados de 1883, o padre João de Santo Antônio chegou à região conhecida como Sesmaria Empoeiras e, por se tratar de um lugar com paisagens exuberantes e clima agradável, o padre logo o denominou de “Vista Alegre”, decidindo se estabelecer no local. Para fundar o povoado, necessitava obter a posse de uma área que se encontrava em litígio. Para tanto, contou com a influência de Dona </w:t>
                      </w:r>
                      <w:proofErr w:type="spellStart"/>
                      <w:r w:rsidRPr="00CD2CD7">
                        <w:rPr>
                          <w:rFonts w:asciiTheme="minorHAnsi" w:hAnsiTheme="minorHAnsi" w:cs="Arial"/>
                          <w:color w:val="000000" w:themeColor="text1"/>
                          <w:sz w:val="20"/>
                          <w:szCs w:val="20"/>
                        </w:rPr>
                        <w:t>Policena</w:t>
                      </w:r>
                      <w:proofErr w:type="spellEnd"/>
                      <w:r w:rsidRPr="00CD2CD7">
                        <w:rPr>
                          <w:rFonts w:asciiTheme="minorHAnsi" w:hAnsiTheme="minorHAnsi" w:cs="Arial"/>
                          <w:color w:val="000000" w:themeColor="text1"/>
                          <w:sz w:val="20"/>
                          <w:szCs w:val="20"/>
                        </w:rPr>
                        <w:t xml:space="preserve"> Mascarenhas, uma senhora de posses, que, vendo a Sesmaria Empoeiras ir à praça pública, mandou seu filho Bernardo Mascarenhas arrematá-la em nome do “Irmão João”, cedendo 40 alqueires como patrimônio da igreja.</w:t>
                      </w:r>
                    </w:p>
                    <w:p w:rsidR="00D64533" w:rsidRPr="00CD2CD7" w:rsidRDefault="00D64533" w:rsidP="00D64533">
                      <w:pPr>
                        <w:pStyle w:val="NormalWeb"/>
                        <w:spacing w:before="0" w:beforeAutospacing="0" w:after="0" w:afterAutospacing="0"/>
                        <w:ind w:firstLine="170"/>
                        <w:textAlignment w:val="baseline"/>
                        <w:rPr>
                          <w:rFonts w:asciiTheme="minorHAnsi" w:hAnsiTheme="minorHAnsi" w:cs="Arial"/>
                          <w:color w:val="000000" w:themeColor="text1"/>
                          <w:sz w:val="20"/>
                          <w:szCs w:val="20"/>
                        </w:rPr>
                      </w:pPr>
                      <w:r w:rsidRPr="00CD2CD7">
                        <w:rPr>
                          <w:rFonts w:asciiTheme="minorHAnsi" w:hAnsiTheme="minorHAnsi" w:cs="Arial"/>
                          <w:color w:val="000000" w:themeColor="text1"/>
                          <w:sz w:val="20"/>
                          <w:szCs w:val="20"/>
                        </w:rPr>
                        <w:t>Assim o padre João deu início à fundação do povoado de Vista Alegre em 21 de agosto de 1883, edificando a capela ao patriarca São José. A</w:t>
                      </w:r>
                      <w:r w:rsidRPr="00CD2CD7">
                        <w:rPr>
                          <w:rFonts w:asciiTheme="minorHAnsi" w:hAnsiTheme="minorHAnsi" w:cs="Arial"/>
                          <w:color w:val="000000" w:themeColor="text1"/>
                          <w:sz w:val="20"/>
                          <w:szCs w:val="20"/>
                          <w:bdr w:val="none" w:sz="0" w:space="0" w:color="auto" w:frame="1"/>
                        </w:rPr>
                        <w:t xml:space="preserve">o seu redor, o padre foi distribuindo os lotes. </w:t>
                      </w:r>
                      <w:r w:rsidRPr="00CD2CD7">
                        <w:rPr>
                          <w:rFonts w:asciiTheme="minorHAnsi" w:hAnsiTheme="minorHAnsi" w:cs="Arial"/>
                          <w:color w:val="000000" w:themeColor="text1"/>
                          <w:sz w:val="20"/>
                          <w:szCs w:val="20"/>
                        </w:rPr>
                        <w:t xml:space="preserve"> Na mesma época, o padre João mandou vir da França uma imagem do Sagrado Coração de Jesus e assim nasceu a ideia de se construir um templo para acolhê-la.</w:t>
                      </w:r>
                      <w:r w:rsidRPr="00CD2CD7">
                        <w:rPr>
                          <w:rFonts w:asciiTheme="minorHAnsi" w:hAnsiTheme="minorHAnsi" w:cs="Arial"/>
                          <w:color w:val="000000" w:themeColor="text1"/>
                          <w:sz w:val="20"/>
                          <w:szCs w:val="20"/>
                          <w:bdr w:val="none" w:sz="0" w:space="0" w:color="auto" w:frame="1"/>
                        </w:rPr>
                        <w:t xml:space="preserve"> Em 1885 era a vez de dar início à construção da Matriz, que foi inaugurada em 1894 pelo primeiro arcebispo de Mariana, Dom Silvério Gomes Pimenta. A </w:t>
                      </w:r>
                      <w:r w:rsidRPr="00CD2CD7">
                        <w:rPr>
                          <w:rFonts w:asciiTheme="minorHAnsi" w:hAnsiTheme="minorHAnsi" w:cs="Arial"/>
                          <w:color w:val="000000" w:themeColor="text1"/>
                          <w:sz w:val="20"/>
                          <w:szCs w:val="20"/>
                        </w:rPr>
                        <w:t xml:space="preserve">foi concluída em maio de 1894. </w:t>
                      </w:r>
                    </w:p>
                    <w:p w:rsidR="00D64533" w:rsidRPr="00CD2CD7" w:rsidRDefault="00D64533" w:rsidP="00D64533">
                      <w:pPr>
                        <w:pStyle w:val="NormalWeb"/>
                        <w:spacing w:before="0" w:beforeAutospacing="0" w:after="0" w:afterAutospacing="0"/>
                        <w:ind w:firstLine="170"/>
                        <w:textAlignment w:val="baseline"/>
                        <w:rPr>
                          <w:rFonts w:asciiTheme="minorHAnsi" w:hAnsiTheme="minorHAnsi" w:cs="Arial"/>
                          <w:color w:val="000000" w:themeColor="text1"/>
                          <w:sz w:val="20"/>
                          <w:szCs w:val="20"/>
                        </w:rPr>
                      </w:pPr>
                      <w:r w:rsidRPr="00CD2CD7">
                        <w:rPr>
                          <w:rFonts w:asciiTheme="minorHAnsi" w:hAnsiTheme="minorHAnsi" w:cs="Arial"/>
                          <w:color w:val="000000" w:themeColor="text1"/>
                          <w:sz w:val="20"/>
                          <w:szCs w:val="20"/>
                        </w:rPr>
                        <w:t>Em junho de 1890, decreto do então governador de Minas, João Pinheiro da Silva, amigo pessoal e protegido do Padre João, elevou o povoado de Coração de Jesus da Vista Alegre a distrito de Cordisburgo da Vista Alegre, município de Sete Lagoas. O padre João registrou o nome Cordisburgo em homenagem ao Sagrado Coração de Jesus. Anos mais tarde, o padre João doou o que tinha à Matriz do Sagrado Coração de Jesus.</w:t>
                      </w:r>
                    </w:p>
                    <w:p w:rsidR="00D64533" w:rsidRPr="00CD2CD7" w:rsidRDefault="00D64533" w:rsidP="00D64533">
                      <w:pPr>
                        <w:rPr>
                          <w:rFonts w:asciiTheme="minorHAnsi" w:eastAsia="Times New Roman" w:hAnsiTheme="minorHAnsi"/>
                          <w:color w:val="000000" w:themeColor="text1"/>
                          <w:sz w:val="20"/>
                          <w:szCs w:val="20"/>
                          <w:lang w:eastAsia="pt-BR"/>
                        </w:rPr>
                      </w:pPr>
                      <w:r w:rsidRPr="00CD2CD7">
                        <w:rPr>
                          <w:rFonts w:asciiTheme="minorHAnsi" w:eastAsia="Times New Roman" w:hAnsiTheme="minorHAnsi"/>
                          <w:color w:val="000000" w:themeColor="text1"/>
                          <w:sz w:val="20"/>
                          <w:szCs w:val="20"/>
                          <w:lang w:eastAsia="pt-BR"/>
                        </w:rPr>
                        <w:t xml:space="preserve">Depois, padre João de Santo Antônio voltou ao convento de Macaúbas, onde faleceu em 15 de setembro de 1913, aos 89 anos. </w:t>
                      </w:r>
                    </w:p>
                    <w:p w:rsidR="00D64533" w:rsidRDefault="00D64533" w:rsidP="00D64533">
                      <w:pPr>
                        <w:rPr>
                          <w:rFonts w:asciiTheme="minorHAnsi" w:eastAsia="Times New Roman" w:hAnsiTheme="minorHAnsi"/>
                          <w:b/>
                          <w:color w:val="000000" w:themeColor="text1"/>
                          <w:sz w:val="20"/>
                          <w:szCs w:val="20"/>
                          <w:lang w:eastAsia="pt-BR"/>
                        </w:rPr>
                      </w:pPr>
                    </w:p>
                    <w:p w:rsidR="00D64533" w:rsidRDefault="00D64533" w:rsidP="00D64533">
                      <w:pPr>
                        <w:rPr>
                          <w:rFonts w:asciiTheme="minorHAnsi" w:eastAsia="Times New Roman" w:hAnsiTheme="minorHAnsi"/>
                          <w:b/>
                          <w:color w:val="000000" w:themeColor="text1"/>
                          <w:sz w:val="20"/>
                          <w:szCs w:val="20"/>
                          <w:lang w:eastAsia="pt-BR"/>
                        </w:rPr>
                      </w:pPr>
                      <w:r w:rsidRPr="00CD2CD7">
                        <w:rPr>
                          <w:rFonts w:asciiTheme="minorHAnsi" w:eastAsia="Times New Roman" w:hAnsiTheme="minorHAnsi"/>
                          <w:b/>
                          <w:color w:val="000000" w:themeColor="text1"/>
                          <w:sz w:val="20"/>
                          <w:szCs w:val="20"/>
                          <w:lang w:eastAsia="pt-BR"/>
                        </w:rPr>
                        <w:t>GUIMARÃES ROSA</w:t>
                      </w:r>
                    </w:p>
                    <w:p w:rsidR="00D64533" w:rsidRPr="00CD2CD7" w:rsidRDefault="00D64533" w:rsidP="00D64533">
                      <w:pPr>
                        <w:rPr>
                          <w:rFonts w:asciiTheme="minorHAnsi" w:hAnsiTheme="minorHAnsi"/>
                          <w:b/>
                          <w:color w:val="000000" w:themeColor="text1"/>
                          <w:sz w:val="20"/>
                          <w:szCs w:val="20"/>
                        </w:rPr>
                      </w:pPr>
                      <w:r w:rsidRPr="00CD2CD7">
                        <w:rPr>
                          <w:rFonts w:asciiTheme="minorHAnsi" w:eastAsia="Times New Roman" w:hAnsiTheme="minorHAnsi"/>
                          <w:color w:val="000000" w:themeColor="text1"/>
                          <w:sz w:val="20"/>
                          <w:szCs w:val="20"/>
                          <w:lang w:eastAsia="pt-BR"/>
                        </w:rPr>
                        <w:t>Trecho do d</w:t>
                      </w:r>
                      <w:r w:rsidRPr="00CD2CD7">
                        <w:rPr>
                          <w:rFonts w:asciiTheme="minorHAnsi" w:hAnsiTheme="minorHAnsi"/>
                          <w:color w:val="000000" w:themeColor="text1"/>
                          <w:sz w:val="20"/>
                          <w:szCs w:val="20"/>
                        </w:rPr>
                        <w:t>iscurso de posse do escritor João Guimarães Rosa, natural de Cordisburgo, na Academia Brasileira de Letras, em 1967: ... “</w:t>
                      </w:r>
                      <w:r w:rsidRPr="00CD2CD7">
                        <w:rPr>
                          <w:rFonts w:asciiTheme="minorHAnsi" w:hAnsiTheme="minorHAnsi"/>
                          <w:i/>
                          <w:color w:val="000000" w:themeColor="text1"/>
                          <w:sz w:val="20"/>
                          <w:szCs w:val="20"/>
                        </w:rPr>
                        <w:t xml:space="preserve">Santo, um Padre Mestre, o Padre João de Santo Antônio, que recorria atarefado a região como missionário voluntário, além de trazer ao raro povo das grotas toda sorte de assistência e ajuda, esbarrou ali, para </w:t>
                      </w:r>
                      <w:proofErr w:type="spellStart"/>
                      <w:r w:rsidRPr="00CD2CD7">
                        <w:rPr>
                          <w:rFonts w:asciiTheme="minorHAnsi" w:hAnsiTheme="minorHAnsi"/>
                          <w:i/>
                          <w:color w:val="000000" w:themeColor="text1"/>
                          <w:sz w:val="20"/>
                          <w:szCs w:val="20"/>
                        </w:rPr>
                        <w:t>realumbrar-se</w:t>
                      </w:r>
                      <w:proofErr w:type="spellEnd"/>
                      <w:r w:rsidRPr="00CD2CD7">
                        <w:rPr>
                          <w:rFonts w:asciiTheme="minorHAnsi" w:hAnsiTheme="minorHAnsi"/>
                          <w:i/>
                          <w:color w:val="000000" w:themeColor="text1"/>
                          <w:sz w:val="20"/>
                          <w:szCs w:val="20"/>
                        </w:rPr>
                        <w:t xml:space="preserve"> e conceber o que tenha talvez sido seu único gesto desengajado, gratuito. Tomando da inspiração da paisagem a </w:t>
                      </w:r>
                      <w:r w:rsidRPr="00CD2CD7">
                        <w:rPr>
                          <w:rStyle w:val="nfase"/>
                          <w:rFonts w:asciiTheme="minorHAnsi" w:hAnsiTheme="minorHAnsi"/>
                          <w:color w:val="000000" w:themeColor="text1"/>
                          <w:sz w:val="20"/>
                          <w:szCs w:val="20"/>
                        </w:rPr>
                        <w:t xml:space="preserve">loci </w:t>
                      </w:r>
                      <w:proofErr w:type="spellStart"/>
                      <w:r w:rsidRPr="00CD2CD7">
                        <w:rPr>
                          <w:rStyle w:val="nfase"/>
                          <w:rFonts w:asciiTheme="minorHAnsi" w:hAnsiTheme="minorHAnsi"/>
                          <w:color w:val="000000" w:themeColor="text1"/>
                          <w:sz w:val="20"/>
                          <w:szCs w:val="20"/>
                        </w:rPr>
                        <w:t>opportunitas</w:t>
                      </w:r>
                      <w:proofErr w:type="spellEnd"/>
                      <w:r w:rsidRPr="00CD2CD7">
                        <w:rPr>
                          <w:rFonts w:asciiTheme="minorHAnsi" w:hAnsiTheme="minorHAnsi"/>
                          <w:i/>
                          <w:color w:val="000000" w:themeColor="text1"/>
                          <w:sz w:val="20"/>
                          <w:szCs w:val="20"/>
                        </w:rPr>
                        <w:t>, declarou-se a erguer ao Sagrado Coração de Jesus um templo naquele mistério geográfico. Fê-lo e fez-se o arraial, a que o fundador chamou O Burgo do Coração</w:t>
                      </w:r>
                      <w:r>
                        <w:rPr>
                          <w:rFonts w:asciiTheme="minorHAnsi" w:hAnsiTheme="minorHAnsi"/>
                          <w:i/>
                          <w:color w:val="000000" w:themeColor="text1"/>
                          <w:sz w:val="20"/>
                          <w:szCs w:val="20"/>
                        </w:rPr>
                        <w:t>“.</w:t>
                      </w:r>
                    </w:p>
                    <w:p w:rsidR="00D64533" w:rsidRPr="00CD2CD7" w:rsidRDefault="00D64533" w:rsidP="00D64533">
                      <w:pPr>
                        <w:ind w:firstLine="0"/>
                        <w:jc w:val="center"/>
                        <w:rPr>
                          <w:rFonts w:asciiTheme="minorHAnsi" w:hAnsiTheme="minorHAnsi"/>
                          <w:color w:val="C00000"/>
                          <w:sz w:val="20"/>
                          <w:szCs w:val="20"/>
                        </w:rPr>
                      </w:pPr>
                    </w:p>
                    <w:p w:rsidR="00D64533" w:rsidRPr="000823DC" w:rsidRDefault="00D64533" w:rsidP="00051AF9">
                      <w:pPr>
                        <w:ind w:firstLine="0"/>
                        <w:jc w:val="center"/>
                        <w:rPr>
                          <w:rFonts w:asciiTheme="majorHAnsi" w:hAnsiTheme="majorHAnsi"/>
                          <w:b/>
                          <w:color w:val="000000" w:themeColor="text1"/>
                          <w:sz w:val="28"/>
                          <w:szCs w:val="28"/>
                        </w:rPr>
                      </w:pPr>
                    </w:p>
                  </w:txbxContent>
                </v:textbox>
              </v:shape>
            </w:pict>
          </mc:Fallback>
        </mc:AlternateContent>
      </w:r>
      <w:r w:rsidR="00677292">
        <w:rPr>
          <w:noProof/>
          <w:lang w:eastAsia="pt-BR"/>
        </w:rPr>
        <mc:AlternateContent>
          <mc:Choice Requires="wps">
            <w:drawing>
              <wp:anchor distT="0" distB="0" distL="114300" distR="114300" simplePos="0" relativeHeight="252243968" behindDoc="0" locked="0" layoutInCell="1" allowOverlap="1" wp14:anchorId="68CB7F1D" wp14:editId="61D864F5">
                <wp:simplePos x="0" y="0"/>
                <wp:positionH relativeFrom="column">
                  <wp:posOffset>2359441</wp:posOffset>
                </wp:positionH>
                <wp:positionV relativeFrom="paragraph">
                  <wp:posOffset>8696653</wp:posOffset>
                </wp:positionV>
                <wp:extent cx="7244080" cy="3978166"/>
                <wp:effectExtent l="0" t="0" r="13970" b="22860"/>
                <wp:wrapNone/>
                <wp:docPr id="1" name="Retângulo 1"/>
                <wp:cNvGraphicFramePr/>
                <a:graphic xmlns:a="http://schemas.openxmlformats.org/drawingml/2006/main">
                  <a:graphicData uri="http://schemas.microsoft.com/office/word/2010/wordprocessingShape">
                    <wps:wsp>
                      <wps:cNvSpPr/>
                      <wps:spPr>
                        <a:xfrm>
                          <a:off x="0" y="0"/>
                          <a:ext cx="7244080" cy="3978166"/>
                        </a:xfrm>
                        <a:prstGeom prst="rect">
                          <a:avLst/>
                        </a:prstGeom>
                        <a:solidFill>
                          <a:schemeClr val="accent2">
                            <a:lumMod val="20000"/>
                            <a:lumOff val="80000"/>
                          </a:schemeClr>
                        </a:solidFill>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5E3D4C9" id="Retângulo 1" o:spid="_x0000_s1026" style="position:absolute;margin-left:185.8pt;margin-top:684.8pt;width:570.4pt;height:313.25pt;z-index:252243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" fillcolor="#fbe4d5 [661]" strokecolor="#1f4d78 [1604]" strokeweight=".25pt"/>
            </w:pict>
          </mc:Fallback>
        </mc:AlternateContent>
      </w:r>
      <w:r w:rsidR="00351529">
        <w:rPr>
          <w:noProof/>
          <w:lang w:eastAsia="pt-BR"/>
        </w:rPr>
        <mc:AlternateContent>
          <mc:Choice Requires="wps">
            <w:drawing>
              <wp:anchor distT="45720" distB="45720" distL="114300" distR="114300" simplePos="0" relativeHeight="252197888" behindDoc="0" locked="0" layoutInCell="1" allowOverlap="1" wp14:anchorId="45A5FAA6" wp14:editId="0B8D7E83">
                <wp:simplePos x="0" y="0"/>
                <wp:positionH relativeFrom="column">
                  <wp:posOffset>5259705</wp:posOffset>
                </wp:positionH>
                <wp:positionV relativeFrom="paragraph">
                  <wp:posOffset>13035565</wp:posOffset>
                </wp:positionV>
                <wp:extent cx="4342765" cy="641350"/>
                <wp:effectExtent l="0" t="0" r="0" b="6350"/>
                <wp:wrapNone/>
                <wp:docPr id="9" name="Caixa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2765" cy="641350"/>
                        </a:xfrm>
                        <a:prstGeom prst="rect">
                          <a:avLst/>
                        </a:prstGeom>
                        <a:noFill/>
                        <a:ln w="9525">
                          <a:noFill/>
                          <a:miter lim="800000"/>
                          <a:headEnd/>
                          <a:tailEnd/>
                        </a:ln>
                      </wps:spPr>
                      <wps:txbx>
                        <w:txbxContent>
                          <w:p w:rsidR="00AD3B4E" w:rsidRPr="00242408" w:rsidRDefault="00AD3B4E" w:rsidP="00242408">
                            <w:pPr>
                              <w:ind w:firstLine="0"/>
                              <w:jc w:val="center"/>
                              <w:rPr>
                                <w:rFonts w:asciiTheme="majorHAnsi" w:hAnsiTheme="majorHAnsi"/>
                                <w:sz w:val="36"/>
                                <w:szCs w:val="36"/>
                                <w:u w:val="single"/>
                              </w:rPr>
                            </w:pPr>
                            <w:r w:rsidRPr="00242408">
                              <w:rPr>
                                <w:rFonts w:ascii="Harrington" w:hAnsi="Harrington"/>
                                <w:color w:val="C00000"/>
                                <w:sz w:val="36"/>
                                <w:szCs w:val="36"/>
                                <w:u w:val="single"/>
                              </w:rPr>
                              <w:t>José de Mello de Souza</w:t>
                            </w:r>
                            <w:r w:rsidR="00242408">
                              <w:rPr>
                                <w:rFonts w:ascii="Harrington" w:hAnsi="Harrington"/>
                                <w:color w:val="C00000"/>
                                <w:sz w:val="36"/>
                                <w:szCs w:val="36"/>
                                <w:u w:val="single"/>
                              </w:rPr>
                              <w:t xml:space="preserve"> Almeida</w:t>
                            </w:r>
                            <w:r w:rsidRPr="00242408">
                              <w:rPr>
                                <w:rFonts w:ascii="Harrington" w:hAnsi="Harrington"/>
                                <w:color w:val="C00000"/>
                                <w:sz w:val="36"/>
                                <w:szCs w:val="36"/>
                                <w:u w:val="single"/>
                              </w:rPr>
                              <w:t xml:space="preserve"> Brandão</w:t>
                            </w:r>
                          </w:p>
                          <w:p w:rsidR="00A6660C" w:rsidRPr="00AD3B4E" w:rsidRDefault="00085A75" w:rsidP="00242408">
                            <w:pPr>
                              <w:ind w:firstLine="0"/>
                              <w:jc w:val="center"/>
                              <w:rPr>
                                <w:rFonts w:asciiTheme="majorHAnsi" w:hAnsiTheme="majorHAnsi"/>
                                <w:b/>
                                <w:sz w:val="28"/>
                                <w:szCs w:val="28"/>
                              </w:rPr>
                            </w:pPr>
                            <w:r>
                              <w:rPr>
                                <w:rFonts w:asciiTheme="majorHAnsi" w:hAnsiTheme="majorHAnsi"/>
                                <w:b/>
                                <w:sz w:val="28"/>
                                <w:szCs w:val="28"/>
                              </w:rPr>
                              <w:t>Fazendeiro, empresário e</w:t>
                            </w:r>
                            <w:r w:rsidR="00AD3B4E">
                              <w:rPr>
                                <w:rFonts w:asciiTheme="majorHAnsi" w:hAnsiTheme="majorHAnsi"/>
                                <w:b/>
                                <w:sz w:val="28"/>
                                <w:szCs w:val="28"/>
                              </w:rPr>
                              <w:t xml:space="preserve"> juiz de paz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A5FAA6" id="Caixa de Texto 9" o:spid="_x0000_s1050" type="#_x0000_t202" style="position:absolute;left:0;text-align:left;margin-left:414.15pt;margin-top:1026.4pt;width:341.95pt;height:50.5pt;z-index:252197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" filled="f" stroked="f">
                <v:textbox>
                  <w:txbxContent>
                    <w:p w:rsidR="00AD3B4E" w:rsidRPr="00242408" w:rsidRDefault="00AD3B4E" w:rsidP="00242408">
                      <w:pPr>
                        <w:ind w:firstLine="0"/>
                        <w:jc w:val="center"/>
                        <w:rPr>
                          <w:rFonts w:asciiTheme="majorHAnsi" w:hAnsiTheme="majorHAnsi"/>
                          <w:sz w:val="36"/>
                          <w:szCs w:val="36"/>
                          <w:u w:val="single"/>
                        </w:rPr>
                      </w:pPr>
                      <w:r w:rsidRPr="00242408">
                        <w:rPr>
                          <w:rFonts w:ascii="Harrington" w:hAnsi="Harrington"/>
                          <w:color w:val="C00000"/>
                          <w:sz w:val="36"/>
                          <w:szCs w:val="36"/>
                          <w:u w:val="single"/>
                        </w:rPr>
                        <w:t>José de Mello de Souza</w:t>
                      </w:r>
                      <w:r w:rsidR="00242408">
                        <w:rPr>
                          <w:rFonts w:ascii="Harrington" w:hAnsi="Harrington"/>
                          <w:color w:val="C00000"/>
                          <w:sz w:val="36"/>
                          <w:szCs w:val="36"/>
                          <w:u w:val="single"/>
                        </w:rPr>
                        <w:t xml:space="preserve"> Almeida</w:t>
                      </w:r>
                      <w:r w:rsidRPr="00242408">
                        <w:rPr>
                          <w:rFonts w:ascii="Harrington" w:hAnsi="Harrington"/>
                          <w:color w:val="C00000"/>
                          <w:sz w:val="36"/>
                          <w:szCs w:val="36"/>
                          <w:u w:val="single"/>
                        </w:rPr>
                        <w:t xml:space="preserve"> Brandão</w:t>
                      </w:r>
                    </w:p>
                    <w:p w:rsidR="00A6660C" w:rsidRPr="00AD3B4E" w:rsidRDefault="00085A75" w:rsidP="00242408">
                      <w:pPr>
                        <w:ind w:firstLine="0"/>
                        <w:jc w:val="center"/>
                        <w:rPr>
                          <w:rFonts w:asciiTheme="majorHAnsi" w:hAnsiTheme="majorHAnsi"/>
                          <w:b/>
                          <w:sz w:val="28"/>
                          <w:szCs w:val="28"/>
                        </w:rPr>
                      </w:pPr>
                      <w:r>
                        <w:rPr>
                          <w:rFonts w:asciiTheme="majorHAnsi" w:hAnsiTheme="majorHAnsi"/>
                          <w:b/>
                          <w:sz w:val="28"/>
                          <w:szCs w:val="28"/>
                        </w:rPr>
                        <w:t>Fazendeiro, empresário e</w:t>
                      </w:r>
                      <w:r w:rsidR="00AD3B4E">
                        <w:rPr>
                          <w:rFonts w:asciiTheme="majorHAnsi" w:hAnsiTheme="majorHAnsi"/>
                          <w:b/>
                          <w:sz w:val="28"/>
                          <w:szCs w:val="28"/>
                        </w:rPr>
                        <w:t xml:space="preserve"> juiz de paz</w:t>
                      </w:r>
                    </w:p>
                  </w:txbxContent>
                </v:textbox>
              </v:shape>
            </w:pict>
          </mc:Fallback>
        </mc:AlternateContent>
      </w:r>
      <w:r w:rsidR="00351529">
        <w:rPr>
          <w:noProof/>
          <w:lang w:eastAsia="pt-BR"/>
        </w:rPr>
        <mc:AlternateContent>
          <mc:Choice Requires="wps">
            <w:drawing>
              <wp:anchor distT="45720" distB="45720" distL="114300" distR="114300" simplePos="0" relativeHeight="252212224" behindDoc="0" locked="0" layoutInCell="1" allowOverlap="1" wp14:anchorId="4E3B10A6" wp14:editId="4AFA9ED3">
                <wp:simplePos x="0" y="0"/>
                <wp:positionH relativeFrom="column">
                  <wp:posOffset>-674720</wp:posOffset>
                </wp:positionH>
                <wp:positionV relativeFrom="paragraph">
                  <wp:posOffset>10637520</wp:posOffset>
                </wp:positionV>
                <wp:extent cx="2945130" cy="6219190"/>
                <wp:effectExtent l="0" t="0" r="0" b="0"/>
                <wp:wrapNone/>
                <wp:docPr id="22" name="Caixa de Texto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5130" cy="6219190"/>
                        </a:xfrm>
                        <a:prstGeom prst="rect">
                          <a:avLst/>
                        </a:prstGeom>
                        <a:noFill/>
                        <a:ln w="9525">
                          <a:noFill/>
                          <a:miter lim="800000"/>
                          <a:headEnd/>
                          <a:tailEnd/>
                        </a:ln>
                      </wps:spPr>
                      <wps:txbx>
                        <w:txbxContent>
                          <w:p w:rsidR="00AA13A0" w:rsidRDefault="00AA13A0" w:rsidP="00BB4DAC">
                            <w:pPr>
                              <w:jc w:val="center"/>
                              <w:rPr>
                                <w:rFonts w:asciiTheme="minorHAnsi" w:hAnsiTheme="minorHAnsi"/>
                                <w:color w:val="000000" w:themeColor="text1"/>
                                <w:sz w:val="20"/>
                                <w:szCs w:val="20"/>
                                <w:lang w:val="pt-PT"/>
                              </w:rPr>
                            </w:pPr>
                            <w:r w:rsidRPr="00AA13A0">
                              <w:rPr>
                                <w:rFonts w:asciiTheme="minorHAnsi" w:hAnsiTheme="minorHAnsi"/>
                                <w:bCs/>
                                <w:color w:val="000000" w:themeColor="text1"/>
                                <w:sz w:val="20"/>
                                <w:szCs w:val="20"/>
                                <w:lang w:val="pt-PT"/>
                              </w:rPr>
                              <w:t>José Joaquim de Ma</w:t>
                            </w:r>
                            <w:r w:rsidR="00121A39">
                              <w:rPr>
                                <w:rFonts w:asciiTheme="minorHAnsi" w:hAnsiTheme="minorHAnsi"/>
                                <w:bCs/>
                                <w:color w:val="000000" w:themeColor="text1"/>
                                <w:sz w:val="20"/>
                                <w:szCs w:val="20"/>
                                <w:lang w:val="pt-PT"/>
                              </w:rPr>
                              <w:t>y</w:t>
                            </w:r>
                            <w:r w:rsidRPr="00AA13A0">
                              <w:rPr>
                                <w:rFonts w:asciiTheme="minorHAnsi" w:hAnsiTheme="minorHAnsi"/>
                                <w:bCs/>
                                <w:color w:val="000000" w:themeColor="text1"/>
                                <w:sz w:val="20"/>
                                <w:szCs w:val="20"/>
                                <w:lang w:val="pt-PT"/>
                              </w:rPr>
                              <w:t>a Monteiro</w:t>
                            </w:r>
                            <w:r w:rsidRPr="00AA13A0">
                              <w:rPr>
                                <w:rFonts w:asciiTheme="minorHAnsi" w:hAnsiTheme="minorHAnsi"/>
                                <w:color w:val="000000" w:themeColor="text1"/>
                                <w:sz w:val="20"/>
                                <w:szCs w:val="20"/>
                                <w:lang w:val="pt-PT"/>
                              </w:rPr>
                              <w:t>, o B</w:t>
                            </w:r>
                            <w:r w:rsidRPr="00AA13A0">
                              <w:rPr>
                                <w:rFonts w:asciiTheme="minorHAnsi" w:hAnsiTheme="minorHAnsi"/>
                                <w:bCs/>
                                <w:color w:val="000000" w:themeColor="text1"/>
                                <w:sz w:val="20"/>
                                <w:szCs w:val="20"/>
                                <w:lang w:val="pt-PT"/>
                              </w:rPr>
                              <w:t>arão da Estrella, nasceu em Petrópolis (RJ em 18</w:t>
                            </w:r>
                            <w:r>
                              <w:rPr>
                                <w:rFonts w:asciiTheme="minorHAnsi" w:hAnsiTheme="minorHAnsi"/>
                                <w:bCs/>
                                <w:color w:val="000000" w:themeColor="text1"/>
                                <w:sz w:val="20"/>
                                <w:szCs w:val="20"/>
                                <w:lang w:val="pt-PT"/>
                              </w:rPr>
                              <w:t>54</w:t>
                            </w:r>
                            <w:r w:rsidRPr="00AA13A0">
                              <w:rPr>
                                <w:rFonts w:asciiTheme="minorHAnsi" w:hAnsiTheme="minorHAnsi"/>
                                <w:bCs/>
                                <w:color w:val="000000" w:themeColor="text1"/>
                                <w:sz w:val="20"/>
                                <w:szCs w:val="20"/>
                                <w:lang w:val="pt-PT"/>
                              </w:rPr>
                              <w:t xml:space="preserve"> e morreu em</w:t>
                            </w:r>
                            <w:r w:rsidRPr="00AA13A0">
                              <w:rPr>
                                <w:rFonts w:asciiTheme="minorHAnsi" w:hAnsiTheme="minorHAnsi"/>
                                <w:color w:val="000000" w:themeColor="text1"/>
                                <w:sz w:val="20"/>
                                <w:szCs w:val="20"/>
                                <w:lang w:val="pt-PT"/>
                              </w:rPr>
                              <w:t xml:space="preserve"> </w:t>
                            </w:r>
                            <w:r w:rsidRPr="00AA13A0">
                              <w:rPr>
                                <w:rFonts w:asciiTheme="minorHAnsi" w:hAnsiTheme="minorHAnsi"/>
                                <w:color w:val="000000" w:themeColor="text1"/>
                                <w:sz w:val="20"/>
                                <w:szCs w:val="20"/>
                                <w:lang w:val="pt-PT"/>
                              </w:rPr>
                              <w:t xml:space="preserve">Morro Vermelho em </w:t>
                            </w:r>
                            <w:r w:rsidRPr="00AA13A0">
                              <w:fldChar w:fldCharType="begin"/>
                            </w:r>
                            <w:r w:rsidRPr="00AA13A0">
                              <w:rPr>
                                <w:rFonts w:asciiTheme="minorHAnsi" w:hAnsiTheme="minorHAnsi"/>
                                <w:sz w:val="20"/>
                                <w:szCs w:val="20"/>
                              </w:rPr>
                              <w:instrText xml:space="preserve"> HYPERLINK "https://pt.wikipedia.org/wiki/1910" \o "1910" </w:instrText>
                            </w:r>
                            <w:r w:rsidRPr="00AA13A0">
                              <w:fldChar w:fldCharType="separate"/>
                            </w:r>
                            <w:r w:rsidRPr="00AA13A0">
                              <w:rPr>
                                <w:rStyle w:val="Hyperlink"/>
                                <w:rFonts w:asciiTheme="minorHAnsi" w:hAnsiTheme="minorHAnsi"/>
                                <w:color w:val="000000" w:themeColor="text1"/>
                                <w:sz w:val="20"/>
                                <w:szCs w:val="20"/>
                                <w:u w:val="none"/>
                                <w:lang w:val="pt-PT"/>
                              </w:rPr>
                              <w:t>1910</w:t>
                            </w:r>
                            <w:r w:rsidRPr="00AA13A0">
                              <w:rPr>
                                <w:rStyle w:val="Hyperlink"/>
                                <w:rFonts w:asciiTheme="minorHAnsi" w:hAnsiTheme="minorHAnsi"/>
                                <w:color w:val="000000" w:themeColor="text1"/>
                                <w:sz w:val="20"/>
                                <w:szCs w:val="20"/>
                                <w:u w:val="none"/>
                                <w:lang w:val="pt-PT"/>
                              </w:rPr>
                              <w:fldChar w:fldCharType="end"/>
                            </w:r>
                            <w:r w:rsidRPr="00AA13A0">
                              <w:rPr>
                                <w:rStyle w:val="Hyperlink"/>
                                <w:rFonts w:asciiTheme="minorHAnsi" w:hAnsiTheme="minorHAnsi"/>
                                <w:color w:val="000000" w:themeColor="text1"/>
                                <w:sz w:val="20"/>
                                <w:szCs w:val="20"/>
                                <w:u w:val="none"/>
                                <w:lang w:val="pt-PT"/>
                              </w:rPr>
                              <w:t xml:space="preserve">, </w:t>
                            </w:r>
                            <w:r>
                              <w:rPr>
                                <w:rStyle w:val="Hyperlink"/>
                                <w:rFonts w:asciiTheme="minorHAnsi" w:hAnsiTheme="minorHAnsi"/>
                                <w:color w:val="000000" w:themeColor="text1"/>
                                <w:sz w:val="20"/>
                                <w:szCs w:val="20"/>
                                <w:u w:val="none"/>
                                <w:lang w:val="pt-PT"/>
                              </w:rPr>
                              <w:t>aos 56 anos,</w:t>
                            </w:r>
                            <w:r w:rsidR="00121A39">
                              <w:rPr>
                                <w:rStyle w:val="Hyperlink"/>
                                <w:rFonts w:asciiTheme="minorHAnsi" w:hAnsiTheme="minorHAnsi"/>
                                <w:color w:val="000000" w:themeColor="text1"/>
                                <w:sz w:val="20"/>
                                <w:szCs w:val="20"/>
                                <w:u w:val="none"/>
                                <w:lang w:val="pt-PT"/>
                              </w:rPr>
                              <w:t xml:space="preserve"> </w:t>
                            </w:r>
                            <w:r w:rsidRPr="00AA13A0">
                              <w:rPr>
                                <w:rStyle w:val="Hyperlink"/>
                                <w:rFonts w:asciiTheme="minorHAnsi" w:hAnsiTheme="minorHAnsi"/>
                                <w:color w:val="000000" w:themeColor="text1"/>
                                <w:sz w:val="20"/>
                                <w:szCs w:val="20"/>
                                <w:u w:val="none"/>
                                <w:lang w:val="pt-PT"/>
                              </w:rPr>
                              <w:t>de</w:t>
                            </w:r>
                            <w:r>
                              <w:rPr>
                                <w:rStyle w:val="Hyperlink"/>
                                <w:rFonts w:asciiTheme="minorHAnsi" w:hAnsiTheme="minorHAnsi"/>
                                <w:color w:val="000000" w:themeColor="text1"/>
                                <w:sz w:val="20"/>
                                <w:szCs w:val="20"/>
                                <w:u w:val="none"/>
                                <w:lang w:val="pt-PT"/>
                              </w:rPr>
                              <w:t xml:space="preserve"> </w:t>
                            </w:r>
                            <w:r w:rsidRPr="00AA13A0">
                              <w:rPr>
                                <w:rStyle w:val="Hyperlink"/>
                                <w:rFonts w:asciiTheme="minorHAnsi" w:hAnsiTheme="minorHAnsi"/>
                                <w:color w:val="000000" w:themeColor="text1"/>
                                <w:sz w:val="20"/>
                                <w:szCs w:val="20"/>
                                <w:u w:val="none"/>
                                <w:lang w:val="pt-PT"/>
                              </w:rPr>
                              <w:t>inflamação da medula</w:t>
                            </w:r>
                            <w:r w:rsidRPr="00AA13A0">
                              <w:rPr>
                                <w:rFonts w:asciiTheme="minorHAnsi" w:hAnsiTheme="minorHAnsi"/>
                                <w:color w:val="000000" w:themeColor="text1"/>
                                <w:sz w:val="20"/>
                                <w:szCs w:val="20"/>
                                <w:lang w:val="pt-PT"/>
                              </w:rPr>
                              <w:t xml:space="preserve">. Era filho do empresário e banqueiro português </w:t>
                            </w:r>
                            <w:r w:rsidRPr="00AA13A0">
                              <w:rPr>
                                <w:rFonts w:cstheme="minorBidi"/>
                              </w:rPr>
                              <w:fldChar w:fldCharType="begin"/>
                            </w:r>
                            <w:r w:rsidRPr="00AA13A0">
                              <w:rPr>
                                <w:rFonts w:asciiTheme="minorHAnsi" w:hAnsiTheme="minorHAnsi"/>
                                <w:sz w:val="20"/>
                                <w:szCs w:val="20"/>
                              </w:rPr>
                              <w:instrText xml:space="preserve"> HYPERLINK "https://pt.wikipedia.org/w/index.php?title=Joaquim_Manuel_Monteiro&amp;action=edit&amp;redlink=1" \o "Joaquim Manuel Monteiro (página não existe)" </w:instrText>
                            </w:r>
                            <w:r w:rsidRPr="00AA13A0">
                              <w:rPr>
                                <w:rFonts w:cstheme="minorBidi"/>
                              </w:rPr>
                              <w:fldChar w:fldCharType="separate"/>
                            </w:r>
                            <w:r w:rsidRPr="00AA13A0">
                              <w:rPr>
                                <w:rStyle w:val="Hyperlink"/>
                                <w:rFonts w:asciiTheme="minorHAnsi" w:hAnsiTheme="minorHAnsi"/>
                                <w:color w:val="000000" w:themeColor="text1"/>
                                <w:sz w:val="20"/>
                                <w:szCs w:val="20"/>
                                <w:u w:val="none"/>
                                <w:lang w:val="pt-PT"/>
                              </w:rPr>
                              <w:t>Joaquim Ma</w:t>
                            </w:r>
                            <w:r w:rsidR="00121A39">
                              <w:rPr>
                                <w:rStyle w:val="Hyperlink"/>
                                <w:rFonts w:asciiTheme="minorHAnsi" w:hAnsiTheme="minorHAnsi"/>
                                <w:color w:val="000000" w:themeColor="text1"/>
                                <w:sz w:val="20"/>
                                <w:szCs w:val="20"/>
                                <w:u w:val="none"/>
                                <w:lang w:val="pt-PT"/>
                              </w:rPr>
                              <w:t>ya</w:t>
                            </w:r>
                            <w:r w:rsidRPr="00AA13A0">
                              <w:rPr>
                                <w:rStyle w:val="Hyperlink"/>
                                <w:rFonts w:asciiTheme="minorHAnsi" w:hAnsiTheme="minorHAnsi"/>
                                <w:color w:val="000000" w:themeColor="text1"/>
                                <w:sz w:val="20"/>
                                <w:szCs w:val="20"/>
                                <w:u w:val="none"/>
                                <w:lang w:val="pt-PT"/>
                              </w:rPr>
                              <w:t xml:space="preserve"> Monteiro</w:t>
                            </w:r>
                            <w:r w:rsidRPr="00AA13A0">
                              <w:rPr>
                                <w:rStyle w:val="Hyperlink"/>
                                <w:rFonts w:asciiTheme="minorHAnsi" w:hAnsiTheme="minorHAnsi"/>
                                <w:color w:val="000000" w:themeColor="text1"/>
                                <w:sz w:val="20"/>
                                <w:szCs w:val="20"/>
                                <w:u w:val="none"/>
                                <w:lang w:val="pt-PT"/>
                              </w:rPr>
                              <w:fldChar w:fldCharType="end"/>
                            </w:r>
                            <w:r w:rsidRPr="00AA13A0">
                              <w:rPr>
                                <w:rFonts w:asciiTheme="minorHAnsi" w:hAnsiTheme="minorHAnsi"/>
                                <w:color w:val="000000" w:themeColor="text1"/>
                                <w:sz w:val="20"/>
                                <w:szCs w:val="20"/>
                                <w:lang w:val="pt-PT"/>
                              </w:rPr>
                              <w:t>, Conde da Estrella</w:t>
                            </w:r>
                            <w:r>
                              <w:rPr>
                                <w:rFonts w:asciiTheme="minorHAnsi" w:hAnsiTheme="minorHAnsi"/>
                                <w:color w:val="000000" w:themeColor="text1"/>
                                <w:sz w:val="20"/>
                                <w:szCs w:val="20"/>
                                <w:lang w:val="pt-PT"/>
                              </w:rPr>
                              <w:t>.</w:t>
                            </w:r>
                          </w:p>
                          <w:p w:rsidR="00AA13A0" w:rsidRPr="00AA13A0" w:rsidRDefault="00AA13A0" w:rsidP="00BB4DAC">
                            <w:pPr>
                              <w:jc w:val="center"/>
                              <w:rPr>
                                <w:rFonts w:asciiTheme="minorHAnsi" w:hAnsiTheme="minorHAnsi"/>
                                <w:color w:val="000000" w:themeColor="text1"/>
                                <w:sz w:val="20"/>
                                <w:szCs w:val="20"/>
                                <w:lang w:val="pt-PT"/>
                              </w:rPr>
                            </w:pPr>
                            <w:r w:rsidRPr="00AA13A0">
                              <w:rPr>
                                <w:rFonts w:asciiTheme="minorHAnsi" w:hAnsiTheme="minorHAnsi"/>
                                <w:color w:val="000000" w:themeColor="text1"/>
                                <w:sz w:val="20"/>
                                <w:szCs w:val="20"/>
                                <w:lang w:val="pt-PT"/>
                              </w:rPr>
                              <w:t xml:space="preserve">O Barão da Estrella era casado com </w:t>
                            </w:r>
                            <w:r w:rsidRPr="00AA13A0">
                              <w:rPr>
                                <w:rFonts w:asciiTheme="minorHAnsi" w:hAnsiTheme="minorHAnsi"/>
                                <w:color w:val="000000" w:themeColor="text1"/>
                                <w:sz w:val="20"/>
                                <w:szCs w:val="20"/>
                              </w:rPr>
                              <w:t xml:space="preserve">Teresa Cristina de Vasconcelos Menezes de Drummond (Baronesa da </w:t>
                            </w:r>
                            <w:proofErr w:type="spellStart"/>
                            <w:r w:rsidRPr="00AA13A0">
                              <w:rPr>
                                <w:rFonts w:asciiTheme="minorHAnsi" w:hAnsiTheme="minorHAnsi"/>
                                <w:color w:val="000000" w:themeColor="text1"/>
                                <w:sz w:val="20"/>
                                <w:szCs w:val="20"/>
                              </w:rPr>
                              <w:t>Estrella</w:t>
                            </w:r>
                            <w:proofErr w:type="spellEnd"/>
                            <w:r w:rsidRPr="00AA13A0">
                              <w:rPr>
                                <w:rFonts w:asciiTheme="minorHAnsi" w:hAnsiTheme="minorHAnsi"/>
                                <w:color w:val="000000" w:themeColor="text1"/>
                                <w:sz w:val="20"/>
                                <w:szCs w:val="20"/>
                              </w:rPr>
                              <w:t>)</w:t>
                            </w:r>
                            <w:r w:rsidRPr="00AA13A0">
                              <w:rPr>
                                <w:rFonts w:asciiTheme="minorHAnsi" w:hAnsiTheme="minorHAnsi"/>
                                <w:color w:val="000000" w:themeColor="text1"/>
                                <w:sz w:val="20"/>
                                <w:szCs w:val="20"/>
                                <w:lang w:val="pt-PT"/>
                              </w:rPr>
                              <w:t xml:space="preserve">, </w:t>
                            </w:r>
                            <w:r w:rsidRPr="00AA13A0">
                              <w:rPr>
                                <w:rFonts w:asciiTheme="minorHAnsi" w:hAnsiTheme="minorHAnsi"/>
                                <w:sz w:val="20"/>
                                <w:szCs w:val="20"/>
                              </w:rPr>
                              <w:t>com quem teve duas filhas, Thereza Christina e Isabelle, falecidas menores.</w:t>
                            </w:r>
                            <w:r w:rsidRPr="00AA13A0">
                              <w:rPr>
                                <w:rFonts w:asciiTheme="minorHAnsi" w:hAnsiTheme="minorHAnsi"/>
                                <w:color w:val="000000" w:themeColor="text1"/>
                                <w:sz w:val="20"/>
                                <w:szCs w:val="20"/>
                                <w:lang w:val="pt-PT"/>
                              </w:rPr>
                              <w:t xml:space="preserve"> </w:t>
                            </w:r>
                          </w:p>
                          <w:p w:rsidR="00AA13A0" w:rsidRPr="00AA13A0" w:rsidRDefault="00AA13A0" w:rsidP="00BB4DAC">
                            <w:pPr>
                              <w:pStyle w:val="NormalWeb"/>
                              <w:spacing w:before="0" w:beforeAutospacing="0" w:after="0" w:afterAutospacing="0"/>
                              <w:ind w:firstLine="170"/>
                              <w:jc w:val="center"/>
                              <w:rPr>
                                <w:rFonts w:asciiTheme="minorHAnsi" w:hAnsiTheme="minorHAnsi" w:cs="Arial"/>
                                <w:color w:val="000000" w:themeColor="text1"/>
                                <w:sz w:val="20"/>
                                <w:szCs w:val="20"/>
                                <w:lang w:val="pt-PT"/>
                              </w:rPr>
                            </w:pPr>
                            <w:r w:rsidRPr="00AA13A0">
                              <w:rPr>
                                <w:rFonts w:asciiTheme="minorHAnsi" w:hAnsiTheme="minorHAnsi" w:cs="Arial"/>
                                <w:color w:val="000000" w:themeColor="text1"/>
                                <w:sz w:val="20"/>
                                <w:szCs w:val="20"/>
                                <w:lang w:val="pt-PT"/>
                              </w:rPr>
                              <w:t>O Barão da Estrella era formado</w:t>
                            </w:r>
                            <w:r w:rsidRPr="00AA13A0">
                              <w:rPr>
                                <w:rFonts w:asciiTheme="minorHAnsi" w:hAnsiTheme="minorHAnsi" w:cs="Arial"/>
                                <w:sz w:val="20"/>
                                <w:szCs w:val="20"/>
                              </w:rPr>
                              <w:t xml:space="preserve"> em Direito pela Universidade de Paris. Fidalgo Cavaleiro da Casa Imperial e da Casa Real de Portugal, era</w:t>
                            </w:r>
                            <w:r w:rsidRPr="00AA13A0">
                              <w:rPr>
                                <w:rFonts w:asciiTheme="minorHAnsi" w:hAnsiTheme="minorHAnsi" w:cs="Arial"/>
                                <w:color w:val="000000" w:themeColor="text1"/>
                                <w:sz w:val="20"/>
                                <w:szCs w:val="20"/>
                                <w:lang w:val="pt-PT"/>
                              </w:rPr>
                              <w:t xml:space="preserve"> amigo pessoal do imperador Dom Pedro II. Foi o responsável pela organização dos funerais do imperador em 1891, em Paris. Recebeu o baronato por decreto de </w:t>
                            </w:r>
                            <w:r w:rsidRPr="00AA13A0">
                              <w:fldChar w:fldCharType="begin"/>
                            </w:r>
                            <w:r w:rsidRPr="00AA13A0">
                              <w:rPr>
                                <w:rFonts w:asciiTheme="minorHAnsi" w:hAnsiTheme="minorHAnsi"/>
                                <w:sz w:val="20"/>
                                <w:szCs w:val="20"/>
                              </w:rPr>
                              <w:instrText xml:space="preserve"> HYPERLINK "https://pt.wikipedia.org/wiki/13_de_outubro" \o "13 de outubro" </w:instrText>
                            </w:r>
                            <w:r w:rsidRPr="00AA13A0">
                              <w:fldChar w:fldCharType="separate"/>
                            </w:r>
                            <w:r w:rsidRPr="00AA13A0">
                              <w:rPr>
                                <w:rStyle w:val="Hyperlink"/>
                                <w:rFonts w:asciiTheme="minorHAnsi" w:hAnsiTheme="minorHAnsi" w:cs="Arial"/>
                                <w:color w:val="000000" w:themeColor="text1"/>
                                <w:sz w:val="20"/>
                                <w:szCs w:val="20"/>
                                <w:u w:val="none"/>
                                <w:lang w:val="pt-PT"/>
                              </w:rPr>
                              <w:t>13 de outubro</w:t>
                            </w:r>
                            <w:r w:rsidRPr="00AA13A0">
                              <w:rPr>
                                <w:rStyle w:val="Hyperlink"/>
                                <w:rFonts w:asciiTheme="minorHAnsi" w:hAnsiTheme="minorHAnsi" w:cs="Arial"/>
                                <w:color w:val="000000" w:themeColor="text1"/>
                                <w:sz w:val="20"/>
                                <w:szCs w:val="20"/>
                                <w:u w:val="none"/>
                                <w:lang w:val="pt-PT"/>
                              </w:rPr>
                              <w:fldChar w:fldCharType="end"/>
                            </w:r>
                            <w:r w:rsidRPr="00AA13A0">
                              <w:rPr>
                                <w:rFonts w:asciiTheme="minorHAnsi" w:hAnsiTheme="minorHAnsi" w:cs="Arial"/>
                                <w:color w:val="000000" w:themeColor="text1"/>
                                <w:sz w:val="20"/>
                                <w:szCs w:val="20"/>
                                <w:lang w:val="pt-PT"/>
                              </w:rPr>
                              <w:t xml:space="preserve"> de </w:t>
                            </w:r>
                            <w:hyperlink r:id="rId11" w:tooltip="1876" w:history="1">
                              <w:r w:rsidRPr="00AA13A0">
                                <w:rPr>
                                  <w:rStyle w:val="Hyperlink"/>
                                  <w:rFonts w:asciiTheme="minorHAnsi" w:hAnsiTheme="minorHAnsi" w:cs="Arial"/>
                                  <w:color w:val="000000" w:themeColor="text1"/>
                                  <w:sz w:val="20"/>
                                  <w:szCs w:val="20"/>
                                  <w:u w:val="none"/>
                                  <w:lang w:val="pt-PT"/>
                                </w:rPr>
                                <w:t>1876</w:t>
                              </w:r>
                            </w:hyperlink>
                            <w:r w:rsidRPr="00AA13A0">
                              <w:rPr>
                                <w:rFonts w:asciiTheme="minorHAnsi" w:hAnsiTheme="minorHAnsi" w:cs="Arial"/>
                                <w:color w:val="000000" w:themeColor="text1"/>
                                <w:sz w:val="20"/>
                                <w:szCs w:val="20"/>
                                <w:lang w:val="pt-PT"/>
                              </w:rPr>
                              <w:t>.</w:t>
                            </w:r>
                          </w:p>
                          <w:p w:rsidR="00AA13A0" w:rsidRPr="00AA13A0" w:rsidRDefault="00AA13A0" w:rsidP="00BB4DAC">
                            <w:pPr>
                              <w:pStyle w:val="NormalWeb"/>
                              <w:spacing w:before="0" w:beforeAutospacing="0" w:after="0" w:afterAutospacing="0"/>
                              <w:ind w:firstLine="170"/>
                              <w:jc w:val="center"/>
                              <w:rPr>
                                <w:rFonts w:asciiTheme="minorHAnsi" w:hAnsiTheme="minorHAnsi" w:cs="Arial"/>
                                <w:color w:val="000000" w:themeColor="text1"/>
                                <w:sz w:val="20"/>
                                <w:szCs w:val="20"/>
                                <w:lang w:val="pt-PT"/>
                              </w:rPr>
                            </w:pPr>
                            <w:r w:rsidRPr="00AA13A0">
                              <w:rPr>
                                <w:rFonts w:asciiTheme="minorHAnsi" w:hAnsiTheme="minorHAnsi" w:cs="Arial"/>
                                <w:color w:val="000000" w:themeColor="text1"/>
                                <w:sz w:val="20"/>
                                <w:szCs w:val="20"/>
                                <w:lang w:val="pt-PT"/>
                              </w:rPr>
                              <w:t>Advogado e empresário, ainda jovem adquiriu a Fazenda Furnas de Caeté, no Cutão, em Morro Vermelho, com uma área de 580 alqueires, para criação de gado e lavoura, mas decidiu também explorar dezenas de minas abandonadas em suas terras, implantando um sistema moderno e avançado de apuração do ouro.</w:t>
                            </w:r>
                            <w:r>
                              <w:rPr>
                                <w:rFonts w:asciiTheme="minorHAnsi" w:hAnsiTheme="minorHAnsi" w:cs="Arial"/>
                                <w:color w:val="000000" w:themeColor="text1"/>
                                <w:sz w:val="20"/>
                                <w:szCs w:val="20"/>
                                <w:lang w:val="pt-PT"/>
                              </w:rPr>
                              <w:t xml:space="preserve"> Contratou muitos trabalhadores de Morro Vermelho para trabalhar em suas terras e minas deouro</w:t>
                            </w:r>
                          </w:p>
                          <w:p w:rsidR="00AA13A0" w:rsidRDefault="00AA13A0" w:rsidP="00BB4DAC">
                            <w:pPr>
                              <w:pStyle w:val="NormalWeb"/>
                              <w:spacing w:before="0" w:beforeAutospacing="0" w:after="0" w:afterAutospacing="0"/>
                              <w:ind w:firstLine="170"/>
                              <w:jc w:val="center"/>
                              <w:rPr>
                                <w:rFonts w:asciiTheme="minorHAnsi" w:hAnsiTheme="minorHAnsi" w:cs="Arial"/>
                                <w:color w:val="000000" w:themeColor="text1"/>
                                <w:sz w:val="20"/>
                                <w:szCs w:val="20"/>
                              </w:rPr>
                            </w:pPr>
                            <w:r w:rsidRPr="00AA13A0">
                              <w:rPr>
                                <w:rFonts w:asciiTheme="minorHAnsi" w:hAnsiTheme="minorHAnsi" w:cs="Arial"/>
                                <w:color w:val="000000" w:themeColor="text1"/>
                                <w:sz w:val="20"/>
                                <w:szCs w:val="20"/>
                              </w:rPr>
                              <w:t xml:space="preserve">Do antigo Palácio do Barão, que ficou de pé até a década de 1960, hoje só restam ruínas na antiga sede na Fazenda do </w:t>
                            </w:r>
                            <w:proofErr w:type="spellStart"/>
                            <w:r w:rsidRPr="00AA13A0">
                              <w:rPr>
                                <w:rFonts w:asciiTheme="minorHAnsi" w:hAnsiTheme="minorHAnsi" w:cs="Arial"/>
                                <w:color w:val="000000" w:themeColor="text1"/>
                                <w:sz w:val="20"/>
                                <w:szCs w:val="20"/>
                              </w:rPr>
                              <w:t>Cutão</w:t>
                            </w:r>
                            <w:proofErr w:type="spellEnd"/>
                            <w:r w:rsidRPr="00AA13A0">
                              <w:rPr>
                                <w:rFonts w:asciiTheme="minorHAnsi" w:hAnsiTheme="minorHAnsi" w:cs="Arial"/>
                                <w:color w:val="000000" w:themeColor="text1"/>
                                <w:sz w:val="20"/>
                                <w:szCs w:val="20"/>
                              </w:rPr>
                              <w:t xml:space="preserve">. O casarão de dois andares teria servido, antes do Barão da </w:t>
                            </w:r>
                            <w:proofErr w:type="spellStart"/>
                            <w:r w:rsidRPr="00AA13A0">
                              <w:rPr>
                                <w:rFonts w:asciiTheme="minorHAnsi" w:hAnsiTheme="minorHAnsi" w:cs="Arial"/>
                                <w:color w:val="000000" w:themeColor="text1"/>
                                <w:sz w:val="20"/>
                                <w:szCs w:val="20"/>
                              </w:rPr>
                              <w:t>Estrella</w:t>
                            </w:r>
                            <w:proofErr w:type="spellEnd"/>
                            <w:r w:rsidRPr="00AA13A0">
                              <w:rPr>
                                <w:rFonts w:asciiTheme="minorHAnsi" w:hAnsiTheme="minorHAnsi" w:cs="Arial"/>
                                <w:color w:val="000000" w:themeColor="text1"/>
                                <w:sz w:val="20"/>
                                <w:szCs w:val="20"/>
                              </w:rPr>
                              <w:t>, de pousada para fiscais e autoridades da Coroa Portuguesa e do império no século 18.</w:t>
                            </w:r>
                          </w:p>
                          <w:p w:rsidR="00AA13A0" w:rsidRPr="006670F8" w:rsidRDefault="00AA13A0" w:rsidP="00BB4DAC">
                            <w:pPr>
                              <w:pStyle w:val="NormalWeb"/>
                              <w:spacing w:before="0" w:beforeAutospacing="0" w:after="0" w:afterAutospacing="0"/>
                              <w:ind w:firstLine="170"/>
                              <w:jc w:val="center"/>
                              <w:rPr>
                                <w:rFonts w:asciiTheme="minorHAnsi" w:hAnsiTheme="minorHAnsi" w:cs="Arial"/>
                                <w:color w:val="000000" w:themeColor="text1"/>
                                <w:sz w:val="20"/>
                                <w:szCs w:val="20"/>
                                <w:lang w:val="pt-PT"/>
                              </w:rPr>
                            </w:pPr>
                            <w:r w:rsidRPr="006670F8">
                              <w:rPr>
                                <w:rFonts w:asciiTheme="minorHAnsi" w:hAnsiTheme="minorHAnsi" w:cs="Arial"/>
                                <w:color w:val="000000" w:themeColor="text1"/>
                                <w:sz w:val="20"/>
                                <w:szCs w:val="20"/>
                                <w:lang w:val="pt-PT"/>
                              </w:rPr>
                              <w:t>O Barão da Estre</w:t>
                            </w:r>
                            <w:r>
                              <w:rPr>
                                <w:rFonts w:asciiTheme="minorHAnsi" w:hAnsiTheme="minorHAnsi" w:cs="Arial"/>
                                <w:color w:val="000000" w:themeColor="text1"/>
                                <w:sz w:val="20"/>
                                <w:szCs w:val="20"/>
                                <w:lang w:val="pt-PT"/>
                              </w:rPr>
                              <w:t>l</w:t>
                            </w:r>
                            <w:r w:rsidRPr="006670F8">
                              <w:rPr>
                                <w:rFonts w:asciiTheme="minorHAnsi" w:hAnsiTheme="minorHAnsi" w:cs="Arial"/>
                                <w:color w:val="000000" w:themeColor="text1"/>
                                <w:sz w:val="20"/>
                                <w:szCs w:val="20"/>
                                <w:lang w:val="pt-PT"/>
                              </w:rPr>
                              <w:t>la era muito amigo do povo de Morro Vermelho e sempre que podia participava de rodas de bate papo na porta das casas nas ladeiras do povoado. Em sua homenagem, após o falecimento, o povo deu nome de Beco do Barão à rua que ligava a via principal do povoado ao cemitério, hoje Rua José Cirilo Grillo.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3B10A6" id="Caixa de Texto 22" o:spid="_x0000_s1051" type="#_x0000_t202" style="position:absolute;left:0;text-align:left;margin-left:-53.15pt;margin-top:837.6pt;width:231.9pt;height:489.7pt;z-index:252212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" filled="f" stroked="f">
                <v:textbox>
                  <w:txbxContent>
                    <w:p w:rsidR="00AA13A0" w:rsidRDefault="00AA13A0" w:rsidP="00BB4DAC">
                      <w:pPr>
                        <w:jc w:val="center"/>
                        <w:rPr>
                          <w:rFonts w:asciiTheme="minorHAnsi" w:hAnsiTheme="minorHAnsi"/>
                          <w:color w:val="000000" w:themeColor="text1"/>
                          <w:sz w:val="20"/>
                          <w:szCs w:val="20"/>
                          <w:lang w:val="pt-PT"/>
                        </w:rPr>
                      </w:pPr>
                      <w:r w:rsidRPr="00AA13A0">
                        <w:rPr>
                          <w:rFonts w:asciiTheme="minorHAnsi" w:hAnsiTheme="minorHAnsi"/>
                          <w:bCs/>
                          <w:color w:val="000000" w:themeColor="text1"/>
                          <w:sz w:val="20"/>
                          <w:szCs w:val="20"/>
                          <w:lang w:val="pt-PT"/>
                        </w:rPr>
                        <w:t>José Joaquim de Ma</w:t>
                      </w:r>
                      <w:r w:rsidR="00121A39">
                        <w:rPr>
                          <w:rFonts w:asciiTheme="minorHAnsi" w:hAnsiTheme="minorHAnsi"/>
                          <w:bCs/>
                          <w:color w:val="000000" w:themeColor="text1"/>
                          <w:sz w:val="20"/>
                          <w:szCs w:val="20"/>
                          <w:lang w:val="pt-PT"/>
                        </w:rPr>
                        <w:t>y</w:t>
                      </w:r>
                      <w:r w:rsidRPr="00AA13A0">
                        <w:rPr>
                          <w:rFonts w:asciiTheme="minorHAnsi" w:hAnsiTheme="minorHAnsi"/>
                          <w:bCs/>
                          <w:color w:val="000000" w:themeColor="text1"/>
                          <w:sz w:val="20"/>
                          <w:szCs w:val="20"/>
                          <w:lang w:val="pt-PT"/>
                        </w:rPr>
                        <w:t>a Monteiro</w:t>
                      </w:r>
                      <w:r w:rsidRPr="00AA13A0">
                        <w:rPr>
                          <w:rFonts w:asciiTheme="minorHAnsi" w:hAnsiTheme="minorHAnsi"/>
                          <w:color w:val="000000" w:themeColor="text1"/>
                          <w:sz w:val="20"/>
                          <w:szCs w:val="20"/>
                          <w:lang w:val="pt-PT"/>
                        </w:rPr>
                        <w:t>, o B</w:t>
                      </w:r>
                      <w:r w:rsidRPr="00AA13A0">
                        <w:rPr>
                          <w:rFonts w:asciiTheme="minorHAnsi" w:hAnsiTheme="minorHAnsi"/>
                          <w:bCs/>
                          <w:color w:val="000000" w:themeColor="text1"/>
                          <w:sz w:val="20"/>
                          <w:szCs w:val="20"/>
                          <w:lang w:val="pt-PT"/>
                        </w:rPr>
                        <w:t>arão da Estrella, nasceu em Petrópolis (RJ em 18</w:t>
                      </w:r>
                      <w:r>
                        <w:rPr>
                          <w:rFonts w:asciiTheme="minorHAnsi" w:hAnsiTheme="minorHAnsi"/>
                          <w:bCs/>
                          <w:color w:val="000000" w:themeColor="text1"/>
                          <w:sz w:val="20"/>
                          <w:szCs w:val="20"/>
                          <w:lang w:val="pt-PT"/>
                        </w:rPr>
                        <w:t>54</w:t>
                      </w:r>
                      <w:r w:rsidRPr="00AA13A0">
                        <w:rPr>
                          <w:rFonts w:asciiTheme="minorHAnsi" w:hAnsiTheme="minorHAnsi"/>
                          <w:bCs/>
                          <w:color w:val="000000" w:themeColor="text1"/>
                          <w:sz w:val="20"/>
                          <w:szCs w:val="20"/>
                          <w:lang w:val="pt-PT"/>
                        </w:rPr>
                        <w:t xml:space="preserve"> e morreu em</w:t>
                      </w:r>
                      <w:r w:rsidRPr="00AA13A0">
                        <w:rPr>
                          <w:rFonts w:asciiTheme="minorHAnsi" w:hAnsiTheme="minorHAnsi"/>
                          <w:color w:val="000000" w:themeColor="text1"/>
                          <w:sz w:val="20"/>
                          <w:szCs w:val="20"/>
                          <w:lang w:val="pt-PT"/>
                        </w:rPr>
                        <w:t xml:space="preserve"> </w:t>
                      </w:r>
                      <w:r w:rsidRPr="00AA13A0">
                        <w:rPr>
                          <w:rFonts w:asciiTheme="minorHAnsi" w:hAnsiTheme="minorHAnsi"/>
                          <w:color w:val="000000" w:themeColor="text1"/>
                          <w:sz w:val="20"/>
                          <w:szCs w:val="20"/>
                          <w:lang w:val="pt-PT"/>
                        </w:rPr>
                        <w:t xml:space="preserve">Morro Vermelho em </w:t>
                      </w:r>
                      <w:r w:rsidRPr="00AA13A0">
                        <w:fldChar w:fldCharType="begin"/>
                      </w:r>
                      <w:r w:rsidRPr="00AA13A0">
                        <w:rPr>
                          <w:rFonts w:asciiTheme="minorHAnsi" w:hAnsiTheme="minorHAnsi"/>
                          <w:sz w:val="20"/>
                          <w:szCs w:val="20"/>
                        </w:rPr>
                        <w:instrText xml:space="preserve"> HYPERLINK "https://pt.wikipedia.org/wiki/1910" \o "1910" </w:instrText>
                      </w:r>
                      <w:r w:rsidRPr="00AA13A0">
                        <w:fldChar w:fldCharType="separate"/>
                      </w:r>
                      <w:r w:rsidRPr="00AA13A0">
                        <w:rPr>
                          <w:rStyle w:val="Hyperlink"/>
                          <w:rFonts w:asciiTheme="minorHAnsi" w:hAnsiTheme="minorHAnsi"/>
                          <w:color w:val="000000" w:themeColor="text1"/>
                          <w:sz w:val="20"/>
                          <w:szCs w:val="20"/>
                          <w:u w:val="none"/>
                          <w:lang w:val="pt-PT"/>
                        </w:rPr>
                        <w:t>1910</w:t>
                      </w:r>
                      <w:r w:rsidRPr="00AA13A0">
                        <w:rPr>
                          <w:rStyle w:val="Hyperlink"/>
                          <w:rFonts w:asciiTheme="minorHAnsi" w:hAnsiTheme="minorHAnsi"/>
                          <w:color w:val="000000" w:themeColor="text1"/>
                          <w:sz w:val="20"/>
                          <w:szCs w:val="20"/>
                          <w:u w:val="none"/>
                          <w:lang w:val="pt-PT"/>
                        </w:rPr>
                        <w:fldChar w:fldCharType="end"/>
                      </w:r>
                      <w:r w:rsidRPr="00AA13A0">
                        <w:rPr>
                          <w:rStyle w:val="Hyperlink"/>
                          <w:rFonts w:asciiTheme="minorHAnsi" w:hAnsiTheme="minorHAnsi"/>
                          <w:color w:val="000000" w:themeColor="text1"/>
                          <w:sz w:val="20"/>
                          <w:szCs w:val="20"/>
                          <w:u w:val="none"/>
                          <w:lang w:val="pt-PT"/>
                        </w:rPr>
                        <w:t xml:space="preserve">, </w:t>
                      </w:r>
                      <w:r>
                        <w:rPr>
                          <w:rStyle w:val="Hyperlink"/>
                          <w:rFonts w:asciiTheme="minorHAnsi" w:hAnsiTheme="minorHAnsi"/>
                          <w:color w:val="000000" w:themeColor="text1"/>
                          <w:sz w:val="20"/>
                          <w:szCs w:val="20"/>
                          <w:u w:val="none"/>
                          <w:lang w:val="pt-PT"/>
                        </w:rPr>
                        <w:t>aos 56 anos,</w:t>
                      </w:r>
                      <w:r w:rsidR="00121A39">
                        <w:rPr>
                          <w:rStyle w:val="Hyperlink"/>
                          <w:rFonts w:asciiTheme="minorHAnsi" w:hAnsiTheme="minorHAnsi"/>
                          <w:color w:val="000000" w:themeColor="text1"/>
                          <w:sz w:val="20"/>
                          <w:szCs w:val="20"/>
                          <w:u w:val="none"/>
                          <w:lang w:val="pt-PT"/>
                        </w:rPr>
                        <w:t xml:space="preserve"> </w:t>
                      </w:r>
                      <w:r w:rsidRPr="00AA13A0">
                        <w:rPr>
                          <w:rStyle w:val="Hyperlink"/>
                          <w:rFonts w:asciiTheme="minorHAnsi" w:hAnsiTheme="minorHAnsi"/>
                          <w:color w:val="000000" w:themeColor="text1"/>
                          <w:sz w:val="20"/>
                          <w:szCs w:val="20"/>
                          <w:u w:val="none"/>
                          <w:lang w:val="pt-PT"/>
                        </w:rPr>
                        <w:t>de</w:t>
                      </w:r>
                      <w:r>
                        <w:rPr>
                          <w:rStyle w:val="Hyperlink"/>
                          <w:rFonts w:asciiTheme="minorHAnsi" w:hAnsiTheme="minorHAnsi"/>
                          <w:color w:val="000000" w:themeColor="text1"/>
                          <w:sz w:val="20"/>
                          <w:szCs w:val="20"/>
                          <w:u w:val="none"/>
                          <w:lang w:val="pt-PT"/>
                        </w:rPr>
                        <w:t xml:space="preserve"> </w:t>
                      </w:r>
                      <w:r w:rsidRPr="00AA13A0">
                        <w:rPr>
                          <w:rStyle w:val="Hyperlink"/>
                          <w:rFonts w:asciiTheme="minorHAnsi" w:hAnsiTheme="minorHAnsi"/>
                          <w:color w:val="000000" w:themeColor="text1"/>
                          <w:sz w:val="20"/>
                          <w:szCs w:val="20"/>
                          <w:u w:val="none"/>
                          <w:lang w:val="pt-PT"/>
                        </w:rPr>
                        <w:t>inflamação da medula</w:t>
                      </w:r>
                      <w:r w:rsidRPr="00AA13A0">
                        <w:rPr>
                          <w:rFonts w:asciiTheme="minorHAnsi" w:hAnsiTheme="minorHAnsi"/>
                          <w:color w:val="000000" w:themeColor="text1"/>
                          <w:sz w:val="20"/>
                          <w:szCs w:val="20"/>
                          <w:lang w:val="pt-PT"/>
                        </w:rPr>
                        <w:t xml:space="preserve">. Era filho do empresário e banqueiro português </w:t>
                      </w:r>
                      <w:r w:rsidRPr="00AA13A0">
                        <w:rPr>
                          <w:rFonts w:cstheme="minorBidi"/>
                        </w:rPr>
                        <w:fldChar w:fldCharType="begin"/>
                      </w:r>
                      <w:r w:rsidRPr="00AA13A0">
                        <w:rPr>
                          <w:rFonts w:asciiTheme="minorHAnsi" w:hAnsiTheme="minorHAnsi"/>
                          <w:sz w:val="20"/>
                          <w:szCs w:val="20"/>
                        </w:rPr>
                        <w:instrText xml:space="preserve"> HYPERLINK "https://pt.wikipedia.org/w/index.php?title=Joaquim_Manuel_Monteiro&amp;action=edit&amp;redlink=1" \o "Joaquim Manuel Monteiro (página não existe)" </w:instrText>
                      </w:r>
                      <w:r w:rsidRPr="00AA13A0">
                        <w:rPr>
                          <w:rFonts w:cstheme="minorBidi"/>
                        </w:rPr>
                        <w:fldChar w:fldCharType="separate"/>
                      </w:r>
                      <w:r w:rsidRPr="00AA13A0">
                        <w:rPr>
                          <w:rStyle w:val="Hyperlink"/>
                          <w:rFonts w:asciiTheme="minorHAnsi" w:hAnsiTheme="minorHAnsi"/>
                          <w:color w:val="000000" w:themeColor="text1"/>
                          <w:sz w:val="20"/>
                          <w:szCs w:val="20"/>
                          <w:u w:val="none"/>
                          <w:lang w:val="pt-PT"/>
                        </w:rPr>
                        <w:t>Joaquim Ma</w:t>
                      </w:r>
                      <w:r w:rsidR="00121A39">
                        <w:rPr>
                          <w:rStyle w:val="Hyperlink"/>
                          <w:rFonts w:asciiTheme="minorHAnsi" w:hAnsiTheme="minorHAnsi"/>
                          <w:color w:val="000000" w:themeColor="text1"/>
                          <w:sz w:val="20"/>
                          <w:szCs w:val="20"/>
                          <w:u w:val="none"/>
                          <w:lang w:val="pt-PT"/>
                        </w:rPr>
                        <w:t>ya</w:t>
                      </w:r>
                      <w:r w:rsidRPr="00AA13A0">
                        <w:rPr>
                          <w:rStyle w:val="Hyperlink"/>
                          <w:rFonts w:asciiTheme="minorHAnsi" w:hAnsiTheme="minorHAnsi"/>
                          <w:color w:val="000000" w:themeColor="text1"/>
                          <w:sz w:val="20"/>
                          <w:szCs w:val="20"/>
                          <w:u w:val="none"/>
                          <w:lang w:val="pt-PT"/>
                        </w:rPr>
                        <w:t xml:space="preserve"> Monteiro</w:t>
                      </w:r>
                      <w:r w:rsidRPr="00AA13A0">
                        <w:rPr>
                          <w:rStyle w:val="Hyperlink"/>
                          <w:rFonts w:asciiTheme="minorHAnsi" w:hAnsiTheme="minorHAnsi"/>
                          <w:color w:val="000000" w:themeColor="text1"/>
                          <w:sz w:val="20"/>
                          <w:szCs w:val="20"/>
                          <w:u w:val="none"/>
                          <w:lang w:val="pt-PT"/>
                        </w:rPr>
                        <w:fldChar w:fldCharType="end"/>
                      </w:r>
                      <w:r w:rsidRPr="00AA13A0">
                        <w:rPr>
                          <w:rFonts w:asciiTheme="minorHAnsi" w:hAnsiTheme="minorHAnsi"/>
                          <w:color w:val="000000" w:themeColor="text1"/>
                          <w:sz w:val="20"/>
                          <w:szCs w:val="20"/>
                          <w:lang w:val="pt-PT"/>
                        </w:rPr>
                        <w:t>, Conde da Estrella</w:t>
                      </w:r>
                      <w:r>
                        <w:rPr>
                          <w:rFonts w:asciiTheme="minorHAnsi" w:hAnsiTheme="minorHAnsi"/>
                          <w:color w:val="000000" w:themeColor="text1"/>
                          <w:sz w:val="20"/>
                          <w:szCs w:val="20"/>
                          <w:lang w:val="pt-PT"/>
                        </w:rPr>
                        <w:t>.</w:t>
                      </w:r>
                    </w:p>
                    <w:p w:rsidR="00AA13A0" w:rsidRPr="00AA13A0" w:rsidRDefault="00AA13A0" w:rsidP="00BB4DAC">
                      <w:pPr>
                        <w:jc w:val="center"/>
                        <w:rPr>
                          <w:rFonts w:asciiTheme="minorHAnsi" w:hAnsiTheme="minorHAnsi"/>
                          <w:color w:val="000000" w:themeColor="text1"/>
                          <w:sz w:val="20"/>
                          <w:szCs w:val="20"/>
                          <w:lang w:val="pt-PT"/>
                        </w:rPr>
                      </w:pPr>
                      <w:r w:rsidRPr="00AA13A0">
                        <w:rPr>
                          <w:rFonts w:asciiTheme="minorHAnsi" w:hAnsiTheme="minorHAnsi"/>
                          <w:color w:val="000000" w:themeColor="text1"/>
                          <w:sz w:val="20"/>
                          <w:szCs w:val="20"/>
                          <w:lang w:val="pt-PT"/>
                        </w:rPr>
                        <w:t xml:space="preserve">O Barão da Estrella era casado com </w:t>
                      </w:r>
                      <w:r w:rsidRPr="00AA13A0">
                        <w:rPr>
                          <w:rFonts w:asciiTheme="minorHAnsi" w:hAnsiTheme="minorHAnsi"/>
                          <w:color w:val="000000" w:themeColor="text1"/>
                          <w:sz w:val="20"/>
                          <w:szCs w:val="20"/>
                        </w:rPr>
                        <w:t xml:space="preserve">Teresa Cristina de Vasconcelos Menezes de Drummond (Baronesa da </w:t>
                      </w:r>
                      <w:proofErr w:type="spellStart"/>
                      <w:r w:rsidRPr="00AA13A0">
                        <w:rPr>
                          <w:rFonts w:asciiTheme="minorHAnsi" w:hAnsiTheme="minorHAnsi"/>
                          <w:color w:val="000000" w:themeColor="text1"/>
                          <w:sz w:val="20"/>
                          <w:szCs w:val="20"/>
                        </w:rPr>
                        <w:t>Estrella</w:t>
                      </w:r>
                      <w:proofErr w:type="spellEnd"/>
                      <w:r w:rsidRPr="00AA13A0">
                        <w:rPr>
                          <w:rFonts w:asciiTheme="minorHAnsi" w:hAnsiTheme="minorHAnsi"/>
                          <w:color w:val="000000" w:themeColor="text1"/>
                          <w:sz w:val="20"/>
                          <w:szCs w:val="20"/>
                        </w:rPr>
                        <w:t>)</w:t>
                      </w:r>
                      <w:r w:rsidRPr="00AA13A0">
                        <w:rPr>
                          <w:rFonts w:asciiTheme="minorHAnsi" w:hAnsiTheme="minorHAnsi"/>
                          <w:color w:val="000000" w:themeColor="text1"/>
                          <w:sz w:val="20"/>
                          <w:szCs w:val="20"/>
                          <w:lang w:val="pt-PT"/>
                        </w:rPr>
                        <w:t xml:space="preserve">, </w:t>
                      </w:r>
                      <w:r w:rsidRPr="00AA13A0">
                        <w:rPr>
                          <w:rFonts w:asciiTheme="minorHAnsi" w:hAnsiTheme="minorHAnsi"/>
                          <w:sz w:val="20"/>
                          <w:szCs w:val="20"/>
                        </w:rPr>
                        <w:t>com quem teve duas filhas, Thereza Christina e Isabelle, falecidas menores.</w:t>
                      </w:r>
                      <w:r w:rsidRPr="00AA13A0">
                        <w:rPr>
                          <w:rFonts w:asciiTheme="minorHAnsi" w:hAnsiTheme="minorHAnsi"/>
                          <w:color w:val="000000" w:themeColor="text1"/>
                          <w:sz w:val="20"/>
                          <w:szCs w:val="20"/>
                          <w:lang w:val="pt-PT"/>
                        </w:rPr>
                        <w:t xml:space="preserve"> </w:t>
                      </w:r>
                    </w:p>
                    <w:p w:rsidR="00AA13A0" w:rsidRPr="00AA13A0" w:rsidRDefault="00AA13A0" w:rsidP="00BB4DAC">
                      <w:pPr>
                        <w:pStyle w:val="NormalWeb"/>
                        <w:spacing w:before="0" w:beforeAutospacing="0" w:after="0" w:afterAutospacing="0"/>
                        <w:ind w:firstLine="170"/>
                        <w:jc w:val="center"/>
                        <w:rPr>
                          <w:rFonts w:asciiTheme="minorHAnsi" w:hAnsiTheme="minorHAnsi" w:cs="Arial"/>
                          <w:color w:val="000000" w:themeColor="text1"/>
                          <w:sz w:val="20"/>
                          <w:szCs w:val="20"/>
                          <w:lang w:val="pt-PT"/>
                        </w:rPr>
                      </w:pPr>
                      <w:r w:rsidRPr="00AA13A0">
                        <w:rPr>
                          <w:rFonts w:asciiTheme="minorHAnsi" w:hAnsiTheme="minorHAnsi" w:cs="Arial"/>
                          <w:color w:val="000000" w:themeColor="text1"/>
                          <w:sz w:val="20"/>
                          <w:szCs w:val="20"/>
                          <w:lang w:val="pt-PT"/>
                        </w:rPr>
                        <w:t>O Barão da Estrella era formado</w:t>
                      </w:r>
                      <w:r w:rsidRPr="00AA13A0">
                        <w:rPr>
                          <w:rFonts w:asciiTheme="minorHAnsi" w:hAnsiTheme="minorHAnsi" w:cs="Arial"/>
                          <w:sz w:val="20"/>
                          <w:szCs w:val="20"/>
                        </w:rPr>
                        <w:t xml:space="preserve"> em Direito pela Universidade de Paris. Fidalgo Cavaleiro da Casa Imperial e da Casa Real de Portugal, era</w:t>
                      </w:r>
                      <w:r w:rsidRPr="00AA13A0">
                        <w:rPr>
                          <w:rFonts w:asciiTheme="minorHAnsi" w:hAnsiTheme="minorHAnsi" w:cs="Arial"/>
                          <w:color w:val="000000" w:themeColor="text1"/>
                          <w:sz w:val="20"/>
                          <w:szCs w:val="20"/>
                          <w:lang w:val="pt-PT"/>
                        </w:rPr>
                        <w:t xml:space="preserve"> amigo pessoal do imperador Dom Pedro II. Foi o responsável pela organização dos funerais do imperador em 1891, em Paris. Recebeu o baronato por decreto de </w:t>
                      </w:r>
                      <w:r w:rsidRPr="00AA13A0">
                        <w:fldChar w:fldCharType="begin"/>
                      </w:r>
                      <w:r w:rsidRPr="00AA13A0">
                        <w:rPr>
                          <w:rFonts w:asciiTheme="minorHAnsi" w:hAnsiTheme="minorHAnsi"/>
                          <w:sz w:val="20"/>
                          <w:szCs w:val="20"/>
                        </w:rPr>
                        <w:instrText xml:space="preserve"> HYPERLINK "https://pt.wikipedia.org/wiki/13_de_outubro" \o "13 de outubro" </w:instrText>
                      </w:r>
                      <w:r w:rsidRPr="00AA13A0">
                        <w:fldChar w:fldCharType="separate"/>
                      </w:r>
                      <w:r w:rsidRPr="00AA13A0">
                        <w:rPr>
                          <w:rStyle w:val="Hyperlink"/>
                          <w:rFonts w:asciiTheme="minorHAnsi" w:hAnsiTheme="minorHAnsi" w:cs="Arial"/>
                          <w:color w:val="000000" w:themeColor="text1"/>
                          <w:sz w:val="20"/>
                          <w:szCs w:val="20"/>
                          <w:u w:val="none"/>
                          <w:lang w:val="pt-PT"/>
                        </w:rPr>
                        <w:t>13 de outubro</w:t>
                      </w:r>
                      <w:r w:rsidRPr="00AA13A0">
                        <w:rPr>
                          <w:rStyle w:val="Hyperlink"/>
                          <w:rFonts w:asciiTheme="minorHAnsi" w:hAnsiTheme="minorHAnsi" w:cs="Arial"/>
                          <w:color w:val="000000" w:themeColor="text1"/>
                          <w:sz w:val="20"/>
                          <w:szCs w:val="20"/>
                          <w:u w:val="none"/>
                          <w:lang w:val="pt-PT"/>
                        </w:rPr>
                        <w:fldChar w:fldCharType="end"/>
                      </w:r>
                      <w:r w:rsidRPr="00AA13A0">
                        <w:rPr>
                          <w:rFonts w:asciiTheme="minorHAnsi" w:hAnsiTheme="minorHAnsi" w:cs="Arial"/>
                          <w:color w:val="000000" w:themeColor="text1"/>
                          <w:sz w:val="20"/>
                          <w:szCs w:val="20"/>
                          <w:lang w:val="pt-PT"/>
                        </w:rPr>
                        <w:t xml:space="preserve"> de </w:t>
                      </w:r>
                      <w:hyperlink r:id="rId12" w:tooltip="1876" w:history="1">
                        <w:r w:rsidRPr="00AA13A0">
                          <w:rPr>
                            <w:rStyle w:val="Hyperlink"/>
                            <w:rFonts w:asciiTheme="minorHAnsi" w:hAnsiTheme="minorHAnsi" w:cs="Arial"/>
                            <w:color w:val="000000" w:themeColor="text1"/>
                            <w:sz w:val="20"/>
                            <w:szCs w:val="20"/>
                            <w:u w:val="none"/>
                            <w:lang w:val="pt-PT"/>
                          </w:rPr>
                          <w:t>1876</w:t>
                        </w:r>
                      </w:hyperlink>
                      <w:r w:rsidRPr="00AA13A0">
                        <w:rPr>
                          <w:rFonts w:asciiTheme="minorHAnsi" w:hAnsiTheme="minorHAnsi" w:cs="Arial"/>
                          <w:color w:val="000000" w:themeColor="text1"/>
                          <w:sz w:val="20"/>
                          <w:szCs w:val="20"/>
                          <w:lang w:val="pt-PT"/>
                        </w:rPr>
                        <w:t>.</w:t>
                      </w:r>
                    </w:p>
                    <w:p w:rsidR="00AA13A0" w:rsidRPr="00AA13A0" w:rsidRDefault="00AA13A0" w:rsidP="00BB4DAC">
                      <w:pPr>
                        <w:pStyle w:val="NormalWeb"/>
                        <w:spacing w:before="0" w:beforeAutospacing="0" w:after="0" w:afterAutospacing="0"/>
                        <w:ind w:firstLine="170"/>
                        <w:jc w:val="center"/>
                        <w:rPr>
                          <w:rFonts w:asciiTheme="minorHAnsi" w:hAnsiTheme="minorHAnsi" w:cs="Arial"/>
                          <w:color w:val="000000" w:themeColor="text1"/>
                          <w:sz w:val="20"/>
                          <w:szCs w:val="20"/>
                          <w:lang w:val="pt-PT"/>
                        </w:rPr>
                      </w:pPr>
                      <w:r w:rsidRPr="00AA13A0">
                        <w:rPr>
                          <w:rFonts w:asciiTheme="minorHAnsi" w:hAnsiTheme="minorHAnsi" w:cs="Arial"/>
                          <w:color w:val="000000" w:themeColor="text1"/>
                          <w:sz w:val="20"/>
                          <w:szCs w:val="20"/>
                          <w:lang w:val="pt-PT"/>
                        </w:rPr>
                        <w:t>Advogado e empresário, ainda jovem adquiriu a Fazenda Furnas de Caeté, no Cutão, em Morro Vermelho, com uma área de 580 alqueires, para criação de gado e lavoura, mas decidiu também explorar dezenas de minas abandonadas em suas terras, implantando um sistema moderno e avançado de apuração do ouro.</w:t>
                      </w:r>
                      <w:r>
                        <w:rPr>
                          <w:rFonts w:asciiTheme="minorHAnsi" w:hAnsiTheme="minorHAnsi" w:cs="Arial"/>
                          <w:color w:val="000000" w:themeColor="text1"/>
                          <w:sz w:val="20"/>
                          <w:szCs w:val="20"/>
                          <w:lang w:val="pt-PT"/>
                        </w:rPr>
                        <w:t xml:space="preserve"> Contratou muitos trabalhadores de Morro Vermelho para trabalhar em suas terras e minas deouro</w:t>
                      </w:r>
                    </w:p>
                    <w:p w:rsidR="00AA13A0" w:rsidRDefault="00AA13A0" w:rsidP="00BB4DAC">
                      <w:pPr>
                        <w:pStyle w:val="NormalWeb"/>
                        <w:spacing w:before="0" w:beforeAutospacing="0" w:after="0" w:afterAutospacing="0"/>
                        <w:ind w:firstLine="170"/>
                        <w:jc w:val="center"/>
                        <w:rPr>
                          <w:rFonts w:asciiTheme="minorHAnsi" w:hAnsiTheme="minorHAnsi" w:cs="Arial"/>
                          <w:color w:val="000000" w:themeColor="text1"/>
                          <w:sz w:val="20"/>
                          <w:szCs w:val="20"/>
                        </w:rPr>
                      </w:pPr>
                      <w:r w:rsidRPr="00AA13A0">
                        <w:rPr>
                          <w:rFonts w:asciiTheme="minorHAnsi" w:hAnsiTheme="minorHAnsi" w:cs="Arial"/>
                          <w:color w:val="000000" w:themeColor="text1"/>
                          <w:sz w:val="20"/>
                          <w:szCs w:val="20"/>
                        </w:rPr>
                        <w:t xml:space="preserve">Do antigo Palácio do Barão, que ficou de pé até a década de 1960, hoje só restam ruínas na antiga sede na Fazenda do </w:t>
                      </w:r>
                      <w:proofErr w:type="spellStart"/>
                      <w:r w:rsidRPr="00AA13A0">
                        <w:rPr>
                          <w:rFonts w:asciiTheme="minorHAnsi" w:hAnsiTheme="minorHAnsi" w:cs="Arial"/>
                          <w:color w:val="000000" w:themeColor="text1"/>
                          <w:sz w:val="20"/>
                          <w:szCs w:val="20"/>
                        </w:rPr>
                        <w:t>Cutão</w:t>
                      </w:r>
                      <w:proofErr w:type="spellEnd"/>
                      <w:r w:rsidRPr="00AA13A0">
                        <w:rPr>
                          <w:rFonts w:asciiTheme="minorHAnsi" w:hAnsiTheme="minorHAnsi" w:cs="Arial"/>
                          <w:color w:val="000000" w:themeColor="text1"/>
                          <w:sz w:val="20"/>
                          <w:szCs w:val="20"/>
                        </w:rPr>
                        <w:t xml:space="preserve">. O casarão de dois andares teria servido, antes do Barão da </w:t>
                      </w:r>
                      <w:proofErr w:type="spellStart"/>
                      <w:r w:rsidRPr="00AA13A0">
                        <w:rPr>
                          <w:rFonts w:asciiTheme="minorHAnsi" w:hAnsiTheme="minorHAnsi" w:cs="Arial"/>
                          <w:color w:val="000000" w:themeColor="text1"/>
                          <w:sz w:val="20"/>
                          <w:szCs w:val="20"/>
                        </w:rPr>
                        <w:t>Estrella</w:t>
                      </w:r>
                      <w:proofErr w:type="spellEnd"/>
                      <w:r w:rsidRPr="00AA13A0">
                        <w:rPr>
                          <w:rFonts w:asciiTheme="minorHAnsi" w:hAnsiTheme="minorHAnsi" w:cs="Arial"/>
                          <w:color w:val="000000" w:themeColor="text1"/>
                          <w:sz w:val="20"/>
                          <w:szCs w:val="20"/>
                        </w:rPr>
                        <w:t>, de pousada para fiscais e autoridades da Coroa Portuguesa e do império no século 18.</w:t>
                      </w:r>
                    </w:p>
                    <w:p w:rsidR="00AA13A0" w:rsidRPr="006670F8" w:rsidRDefault="00AA13A0" w:rsidP="00BB4DAC">
                      <w:pPr>
                        <w:pStyle w:val="NormalWeb"/>
                        <w:spacing w:before="0" w:beforeAutospacing="0" w:after="0" w:afterAutospacing="0"/>
                        <w:ind w:firstLine="170"/>
                        <w:jc w:val="center"/>
                        <w:rPr>
                          <w:rFonts w:asciiTheme="minorHAnsi" w:hAnsiTheme="minorHAnsi" w:cs="Arial"/>
                          <w:color w:val="000000" w:themeColor="text1"/>
                          <w:sz w:val="20"/>
                          <w:szCs w:val="20"/>
                          <w:lang w:val="pt-PT"/>
                        </w:rPr>
                      </w:pPr>
                      <w:r w:rsidRPr="006670F8">
                        <w:rPr>
                          <w:rFonts w:asciiTheme="minorHAnsi" w:hAnsiTheme="minorHAnsi" w:cs="Arial"/>
                          <w:color w:val="000000" w:themeColor="text1"/>
                          <w:sz w:val="20"/>
                          <w:szCs w:val="20"/>
                          <w:lang w:val="pt-PT"/>
                        </w:rPr>
                        <w:t>O Barão da Estre</w:t>
                      </w:r>
                      <w:r>
                        <w:rPr>
                          <w:rFonts w:asciiTheme="minorHAnsi" w:hAnsiTheme="minorHAnsi" w:cs="Arial"/>
                          <w:color w:val="000000" w:themeColor="text1"/>
                          <w:sz w:val="20"/>
                          <w:szCs w:val="20"/>
                          <w:lang w:val="pt-PT"/>
                        </w:rPr>
                        <w:t>l</w:t>
                      </w:r>
                      <w:r w:rsidRPr="006670F8">
                        <w:rPr>
                          <w:rFonts w:asciiTheme="minorHAnsi" w:hAnsiTheme="minorHAnsi" w:cs="Arial"/>
                          <w:color w:val="000000" w:themeColor="text1"/>
                          <w:sz w:val="20"/>
                          <w:szCs w:val="20"/>
                          <w:lang w:val="pt-PT"/>
                        </w:rPr>
                        <w:t>la era muito amigo do povo de Morro Vermelho e sempre que podia participava de rodas de bate papo na porta das casas nas ladeiras do povoado. Em sua homenagem, após o falecimento, o povo deu nome de Beco do Barão à rua que ligava a via principal do povoado ao cemitério, hoje Rua José Cirilo Grillo.</w:t>
                      </w:r>
                    </w:p>
                  </w:txbxContent>
                </v:textbox>
              </v:shape>
            </w:pict>
          </mc:Fallback>
        </mc:AlternateContent>
      </w:r>
      <w:r w:rsidR="00351529">
        <w:rPr>
          <w:noProof/>
          <w:lang w:eastAsia="pt-BR"/>
        </w:rPr>
        <mc:AlternateContent>
          <mc:Choice Requires="wps">
            <w:drawing>
              <wp:anchor distT="45720" distB="45720" distL="114300" distR="114300" simplePos="0" relativeHeight="252214272" behindDoc="0" locked="0" layoutInCell="1" allowOverlap="1" wp14:anchorId="0BABDB6C" wp14:editId="5B0D7EBF">
                <wp:simplePos x="0" y="0"/>
                <wp:positionH relativeFrom="column">
                  <wp:posOffset>5259705</wp:posOffset>
                </wp:positionH>
                <wp:positionV relativeFrom="paragraph">
                  <wp:posOffset>13771530</wp:posOffset>
                </wp:positionV>
                <wp:extent cx="4364355" cy="2963545"/>
                <wp:effectExtent l="0" t="0" r="0" b="0"/>
                <wp:wrapNone/>
                <wp:docPr id="30" name="Caixa de Texto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4355" cy="2963545"/>
                        </a:xfrm>
                        <a:prstGeom prst="rect">
                          <a:avLst/>
                        </a:prstGeom>
                        <a:noFill/>
                        <a:ln w="9525">
                          <a:noFill/>
                          <a:miter lim="800000"/>
                          <a:headEnd/>
                          <a:tailEnd/>
                        </a:ln>
                      </wps:spPr>
                      <wps:txbx>
                        <w:txbxContent>
                          <w:p w:rsidR="00AD3B4E" w:rsidRPr="00AD3B4E" w:rsidRDefault="00AD3B4E" w:rsidP="00BB4DAC">
                            <w:pPr>
                              <w:jc w:val="center"/>
                              <w:rPr>
                                <w:rFonts w:asciiTheme="minorHAnsi" w:hAnsiTheme="minorHAnsi"/>
                                <w:b/>
                                <w:sz w:val="20"/>
                                <w:szCs w:val="20"/>
                              </w:rPr>
                            </w:pPr>
                            <w:r w:rsidRPr="00AD3B4E">
                              <w:rPr>
                                <w:rFonts w:asciiTheme="minorHAnsi" w:hAnsiTheme="minorHAnsi"/>
                                <w:sz w:val="20"/>
                                <w:szCs w:val="20"/>
                              </w:rPr>
                              <w:t xml:space="preserve">José de Mello de Souza Almeida Brandão nasceu em 1882 e era casado com Maria Bárbara (1892). Filhos: José de Mello (1813), Luiz de Mello (1829), </w:t>
                            </w:r>
                            <w:proofErr w:type="spellStart"/>
                            <w:r w:rsidRPr="00AD3B4E">
                              <w:rPr>
                                <w:rFonts w:asciiTheme="minorHAnsi" w:hAnsiTheme="minorHAnsi"/>
                                <w:sz w:val="20"/>
                                <w:szCs w:val="20"/>
                              </w:rPr>
                              <w:t>Felippa</w:t>
                            </w:r>
                            <w:proofErr w:type="spellEnd"/>
                            <w:r w:rsidRPr="00AD3B4E">
                              <w:rPr>
                                <w:rFonts w:asciiTheme="minorHAnsi" w:hAnsiTheme="minorHAnsi"/>
                                <w:sz w:val="20"/>
                                <w:szCs w:val="20"/>
                              </w:rPr>
                              <w:t xml:space="preserve"> Antônia (1820), Flávia (1825). Foi lavrador, criador, mineiro e juiz de Paz de Morro Vermelho. Em 1932 tinha 78 escravos, segundo censo feito por ele a pedido de Manoel Ignácio de Mello e Souza, presidente da Província de Minas.</w:t>
                            </w:r>
                          </w:p>
                          <w:p w:rsidR="00AD3B4E" w:rsidRDefault="00AD3B4E" w:rsidP="00BB4DAC">
                            <w:pPr>
                              <w:jc w:val="center"/>
                              <w:rPr>
                                <w:rFonts w:asciiTheme="minorHAnsi" w:hAnsiTheme="minorHAnsi"/>
                                <w:sz w:val="20"/>
                                <w:szCs w:val="20"/>
                              </w:rPr>
                            </w:pPr>
                            <w:r w:rsidRPr="00AD3B4E">
                              <w:rPr>
                                <w:rFonts w:asciiTheme="minorHAnsi" w:hAnsiTheme="minorHAnsi"/>
                                <w:sz w:val="20"/>
                                <w:szCs w:val="20"/>
                              </w:rPr>
                              <w:t>Em 27 de abril de 1833, então juiz de Paz de Morro Vermelho, José de Mello de Souza Almeida Brandão publicou no jornal O Vigilante manifesto concitando os cidadãos da região a partirem armados para Ouro Preto e defenderem o então Presidente de Minas, Manoel Ignácio de Mello e Souza. Na chamada Sedição Militar ou Revolta do Ano da Fumaça, um grupo político alcunhado de Caramuru, na ausência do Presidente, marchou para Ouro Preto e tomou o governo de Minas em 22 de março de 1833. Os revoltosos defendiam uma série de medidas e até a volta ao Brasil do Imperador Dom Pedro I.</w:t>
                            </w:r>
                          </w:p>
                          <w:p w:rsidR="00AD3B4E" w:rsidRPr="00AD3B4E" w:rsidRDefault="00AD3B4E" w:rsidP="00BB4DAC">
                            <w:pPr>
                              <w:jc w:val="center"/>
                              <w:rPr>
                                <w:rFonts w:asciiTheme="minorHAnsi" w:hAnsiTheme="minorHAnsi"/>
                                <w:sz w:val="20"/>
                                <w:szCs w:val="20"/>
                              </w:rPr>
                            </w:pPr>
                            <w:r w:rsidRPr="00AD3B4E">
                              <w:rPr>
                                <w:rFonts w:asciiTheme="minorHAnsi" w:hAnsiTheme="minorHAnsi"/>
                                <w:sz w:val="20"/>
                                <w:szCs w:val="20"/>
                              </w:rPr>
                              <w:t xml:space="preserve">O movimento soltou presos militares e deportou o conselheiro Bernardo Pereira de Vasconcelos. Durante dois meses a província foi governada pelo líder Soares do Couto. O conselheiro deportado reuniu um grupo de seis mil homens, inclusive gente do Morro Vermelho, sob o comando ao Marechal Pinto Peixoto e, </w:t>
                            </w:r>
                            <w:r w:rsidR="00BB4DAC">
                              <w:rPr>
                                <w:rFonts w:asciiTheme="minorHAnsi" w:hAnsiTheme="minorHAnsi"/>
                                <w:sz w:val="20"/>
                                <w:szCs w:val="20"/>
                              </w:rPr>
                              <w:t>após</w:t>
                            </w:r>
                            <w:r w:rsidRPr="00AD3B4E">
                              <w:rPr>
                                <w:rFonts w:asciiTheme="minorHAnsi" w:hAnsiTheme="minorHAnsi"/>
                                <w:sz w:val="20"/>
                                <w:szCs w:val="20"/>
                              </w:rPr>
                              <w:t xml:space="preserve"> confrontos, o presidente da Província retornou ao poder em 26 de maio.</w:t>
                            </w:r>
                          </w:p>
                          <w:p w:rsidR="00A6660C" w:rsidRPr="00AD3B4E" w:rsidRDefault="00A6660C" w:rsidP="00BB4DAC">
                            <w:pPr>
                              <w:ind w:firstLine="0"/>
                              <w:jc w:val="center"/>
                              <w:rPr>
                                <w:rFonts w:asciiTheme="minorHAnsi" w:hAnsiTheme="minorHAnsi"/>
                                <w:color w:val="C00000"/>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ABDB6C" id="Caixa de Texto 30" o:spid="_x0000_s1052" type="#_x0000_t202" style="position:absolute;left:0;text-align:left;margin-left:414.15pt;margin-top:1084.35pt;width:343.65pt;height:233.35pt;z-index:252214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" filled="f" stroked="f">
                <v:textbox>
                  <w:txbxContent>
                    <w:p w:rsidR="00AD3B4E" w:rsidRPr="00AD3B4E" w:rsidRDefault="00AD3B4E" w:rsidP="00BB4DAC">
                      <w:pPr>
                        <w:jc w:val="center"/>
                        <w:rPr>
                          <w:rFonts w:asciiTheme="minorHAnsi" w:hAnsiTheme="minorHAnsi"/>
                          <w:b/>
                          <w:sz w:val="20"/>
                          <w:szCs w:val="20"/>
                        </w:rPr>
                      </w:pPr>
                      <w:r w:rsidRPr="00AD3B4E">
                        <w:rPr>
                          <w:rFonts w:asciiTheme="minorHAnsi" w:hAnsiTheme="minorHAnsi"/>
                          <w:sz w:val="20"/>
                          <w:szCs w:val="20"/>
                        </w:rPr>
                        <w:t xml:space="preserve">José de Mello de Souza Almeida Brandão nasceu em 1882 e era casado com Maria Bárbara (1892). Filhos: José de Mello (1813), Luiz de Mello (1829), </w:t>
                      </w:r>
                      <w:proofErr w:type="spellStart"/>
                      <w:r w:rsidRPr="00AD3B4E">
                        <w:rPr>
                          <w:rFonts w:asciiTheme="minorHAnsi" w:hAnsiTheme="minorHAnsi"/>
                          <w:sz w:val="20"/>
                          <w:szCs w:val="20"/>
                        </w:rPr>
                        <w:t>Felippa</w:t>
                      </w:r>
                      <w:proofErr w:type="spellEnd"/>
                      <w:r w:rsidRPr="00AD3B4E">
                        <w:rPr>
                          <w:rFonts w:asciiTheme="minorHAnsi" w:hAnsiTheme="minorHAnsi"/>
                          <w:sz w:val="20"/>
                          <w:szCs w:val="20"/>
                        </w:rPr>
                        <w:t xml:space="preserve"> Antônia (1820), Flávia (1825). Foi lavrador, criador, mineiro e juiz de Paz de Morro Vermelho. Em 1932 tinha 78 escravos, segundo censo feito por ele a pedido de Manoel Ignácio de Mello e Souza, presidente da Província de Minas.</w:t>
                      </w:r>
                    </w:p>
                    <w:p w:rsidR="00AD3B4E" w:rsidRDefault="00AD3B4E" w:rsidP="00BB4DAC">
                      <w:pPr>
                        <w:jc w:val="center"/>
                        <w:rPr>
                          <w:rFonts w:asciiTheme="minorHAnsi" w:hAnsiTheme="minorHAnsi"/>
                          <w:sz w:val="20"/>
                          <w:szCs w:val="20"/>
                        </w:rPr>
                      </w:pPr>
                      <w:r w:rsidRPr="00AD3B4E">
                        <w:rPr>
                          <w:rFonts w:asciiTheme="minorHAnsi" w:hAnsiTheme="minorHAnsi"/>
                          <w:sz w:val="20"/>
                          <w:szCs w:val="20"/>
                        </w:rPr>
                        <w:t>Em 27 de abril de 1833, então juiz de Paz de Morro Vermelho, José de Mello de Souza Almeida Brandão publicou no jornal O Vigilante manifesto concitando os cidadãos da região a partirem armados para Ouro Preto e defenderem o então Presidente de Minas, Manoel Ignácio de Mello e Souza. Na chamada Sedição Militar ou Revolta do Ano da Fumaça, um grupo político alcunhado de Caramuru, na ausência do Presidente, marchou para Ouro Preto e tomou o governo de Minas em 22 de março de 1833. Os revoltosos defendiam uma série de medidas e até a volta ao Brasil do Imperador Dom Pedro I.</w:t>
                      </w:r>
                    </w:p>
                    <w:p w:rsidR="00AD3B4E" w:rsidRPr="00AD3B4E" w:rsidRDefault="00AD3B4E" w:rsidP="00BB4DAC">
                      <w:pPr>
                        <w:jc w:val="center"/>
                        <w:rPr>
                          <w:rFonts w:asciiTheme="minorHAnsi" w:hAnsiTheme="minorHAnsi"/>
                          <w:sz w:val="20"/>
                          <w:szCs w:val="20"/>
                        </w:rPr>
                      </w:pPr>
                      <w:r w:rsidRPr="00AD3B4E">
                        <w:rPr>
                          <w:rFonts w:asciiTheme="minorHAnsi" w:hAnsiTheme="minorHAnsi"/>
                          <w:sz w:val="20"/>
                          <w:szCs w:val="20"/>
                        </w:rPr>
                        <w:t xml:space="preserve">O movimento soltou presos militares e deportou o conselheiro Bernardo Pereira de Vasconcelos. Durante dois meses a província foi governada pelo líder Soares do Couto. O conselheiro deportado reuniu um grupo de seis mil homens, inclusive gente do Morro Vermelho, sob o comando ao Marechal Pinto Peixoto e, </w:t>
                      </w:r>
                      <w:r w:rsidR="00BB4DAC">
                        <w:rPr>
                          <w:rFonts w:asciiTheme="minorHAnsi" w:hAnsiTheme="minorHAnsi"/>
                          <w:sz w:val="20"/>
                          <w:szCs w:val="20"/>
                        </w:rPr>
                        <w:t>após</w:t>
                      </w:r>
                      <w:r w:rsidRPr="00AD3B4E">
                        <w:rPr>
                          <w:rFonts w:asciiTheme="minorHAnsi" w:hAnsiTheme="minorHAnsi"/>
                          <w:sz w:val="20"/>
                          <w:szCs w:val="20"/>
                        </w:rPr>
                        <w:t xml:space="preserve"> confrontos, o presidente da Província retornou ao poder em 26 de maio.</w:t>
                      </w:r>
                    </w:p>
                    <w:p w:rsidR="00A6660C" w:rsidRPr="00AD3B4E" w:rsidRDefault="00A6660C" w:rsidP="00BB4DAC">
                      <w:pPr>
                        <w:ind w:firstLine="0"/>
                        <w:jc w:val="center"/>
                        <w:rPr>
                          <w:rFonts w:asciiTheme="minorHAnsi" w:hAnsiTheme="minorHAnsi"/>
                          <w:color w:val="C00000"/>
                          <w:sz w:val="20"/>
                          <w:szCs w:val="20"/>
                        </w:rPr>
                      </w:pPr>
                    </w:p>
                  </w:txbxContent>
                </v:textbox>
              </v:shape>
            </w:pict>
          </mc:Fallback>
        </mc:AlternateContent>
      </w:r>
      <w:r w:rsidR="009E5796">
        <w:rPr>
          <w:noProof/>
          <w:lang w:eastAsia="pt-BR"/>
        </w:rPr>
        <mc:AlternateContent>
          <mc:Choice Requires="wps">
            <w:drawing>
              <wp:anchor distT="45720" distB="45720" distL="114300" distR="114300" simplePos="0" relativeHeight="252199936" behindDoc="0" locked="0" layoutInCell="1" allowOverlap="1" wp14:anchorId="2FC44E4A" wp14:editId="18FC2BC0">
                <wp:simplePos x="0" y="0"/>
                <wp:positionH relativeFrom="column">
                  <wp:posOffset>5340985</wp:posOffset>
                </wp:positionH>
                <wp:positionV relativeFrom="paragraph">
                  <wp:posOffset>2958465</wp:posOffset>
                </wp:positionV>
                <wp:extent cx="4280535" cy="640715"/>
                <wp:effectExtent l="0" t="0" r="0" b="0"/>
                <wp:wrapNone/>
                <wp:docPr id="11" name="Caixa de Texto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0535" cy="640715"/>
                        </a:xfrm>
                        <a:prstGeom prst="rect">
                          <a:avLst/>
                        </a:prstGeom>
                        <a:noFill/>
                        <a:ln w="9525">
                          <a:noFill/>
                          <a:miter lim="800000"/>
                          <a:headEnd/>
                          <a:tailEnd/>
                        </a:ln>
                      </wps:spPr>
                      <wps:txbx>
                        <w:txbxContent>
                          <w:p w:rsidR="00A6660C" w:rsidRPr="00242408" w:rsidRDefault="00410E55" w:rsidP="00051AF9">
                            <w:pPr>
                              <w:ind w:firstLine="0"/>
                              <w:jc w:val="center"/>
                              <w:rPr>
                                <w:rFonts w:ascii="Harrington" w:hAnsi="Harrington"/>
                                <w:color w:val="C00000"/>
                                <w:sz w:val="36"/>
                                <w:szCs w:val="36"/>
                                <w:u w:val="single"/>
                              </w:rPr>
                            </w:pPr>
                            <w:r w:rsidRPr="00242408">
                              <w:rPr>
                                <w:rFonts w:ascii="Harrington" w:hAnsi="Harrington"/>
                                <w:color w:val="C00000"/>
                                <w:sz w:val="36"/>
                                <w:szCs w:val="36"/>
                                <w:u w:val="single"/>
                              </w:rPr>
                              <w:t>Matheus Lopes de Magalhães</w:t>
                            </w:r>
                          </w:p>
                          <w:p w:rsidR="000823DC" w:rsidRPr="000823DC" w:rsidRDefault="000823DC" w:rsidP="00051AF9">
                            <w:pPr>
                              <w:ind w:firstLine="0"/>
                              <w:jc w:val="center"/>
                              <w:rPr>
                                <w:rFonts w:asciiTheme="majorHAnsi" w:hAnsiTheme="majorHAnsi"/>
                                <w:b/>
                                <w:color w:val="000000" w:themeColor="text1"/>
                                <w:sz w:val="28"/>
                                <w:szCs w:val="28"/>
                              </w:rPr>
                            </w:pPr>
                            <w:r w:rsidRPr="000823DC">
                              <w:rPr>
                                <w:rFonts w:asciiTheme="majorHAnsi" w:hAnsiTheme="majorHAnsi"/>
                                <w:b/>
                                <w:color w:val="000000" w:themeColor="text1"/>
                                <w:sz w:val="28"/>
                                <w:szCs w:val="28"/>
                              </w:rPr>
                              <w:t xml:space="preserve">Alferes, empresário e </w:t>
                            </w:r>
                            <w:r w:rsidR="00AD3B4E">
                              <w:rPr>
                                <w:rFonts w:asciiTheme="majorHAnsi" w:hAnsiTheme="majorHAnsi"/>
                                <w:b/>
                                <w:color w:val="000000" w:themeColor="text1"/>
                                <w:sz w:val="28"/>
                                <w:szCs w:val="28"/>
                              </w:rPr>
                              <w:t>líder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C44E4A" id="Caixa de Texto 11" o:spid="_x0000_s1053" type="#_x0000_t202" style="position:absolute;left:0;text-align:left;margin-left:420.55pt;margin-top:232.95pt;width:337.05pt;height:50.45pt;z-index:252199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" filled="f" stroked="f">
                <v:textbox>
                  <w:txbxContent>
                    <w:p w:rsidR="00A6660C" w:rsidRPr="00242408" w:rsidRDefault="00410E55" w:rsidP="00051AF9">
                      <w:pPr>
                        <w:ind w:firstLine="0"/>
                        <w:jc w:val="center"/>
                        <w:rPr>
                          <w:rFonts w:ascii="Harrington" w:hAnsi="Harrington"/>
                          <w:color w:val="C00000"/>
                          <w:sz w:val="36"/>
                          <w:szCs w:val="36"/>
                          <w:u w:val="single"/>
                        </w:rPr>
                      </w:pPr>
                      <w:r w:rsidRPr="00242408">
                        <w:rPr>
                          <w:rFonts w:ascii="Harrington" w:hAnsi="Harrington"/>
                          <w:color w:val="C00000"/>
                          <w:sz w:val="36"/>
                          <w:szCs w:val="36"/>
                          <w:u w:val="single"/>
                        </w:rPr>
                        <w:t>Matheus Lopes de Magalhães</w:t>
                      </w:r>
                    </w:p>
                    <w:p w:rsidR="000823DC" w:rsidRPr="000823DC" w:rsidRDefault="000823DC" w:rsidP="00051AF9">
                      <w:pPr>
                        <w:ind w:firstLine="0"/>
                        <w:jc w:val="center"/>
                        <w:rPr>
                          <w:rFonts w:asciiTheme="majorHAnsi" w:hAnsiTheme="majorHAnsi"/>
                          <w:b/>
                          <w:color w:val="000000" w:themeColor="text1"/>
                          <w:sz w:val="28"/>
                          <w:szCs w:val="28"/>
                        </w:rPr>
                      </w:pPr>
                      <w:r w:rsidRPr="000823DC">
                        <w:rPr>
                          <w:rFonts w:asciiTheme="majorHAnsi" w:hAnsiTheme="majorHAnsi"/>
                          <w:b/>
                          <w:color w:val="000000" w:themeColor="text1"/>
                          <w:sz w:val="28"/>
                          <w:szCs w:val="28"/>
                        </w:rPr>
                        <w:t xml:space="preserve">Alferes, empresário e </w:t>
                      </w:r>
                      <w:r w:rsidR="00AD3B4E">
                        <w:rPr>
                          <w:rFonts w:asciiTheme="majorHAnsi" w:hAnsiTheme="majorHAnsi"/>
                          <w:b/>
                          <w:color w:val="000000" w:themeColor="text1"/>
                          <w:sz w:val="28"/>
                          <w:szCs w:val="28"/>
                        </w:rPr>
                        <w:t>líder</w:t>
                      </w:r>
                    </w:p>
                  </w:txbxContent>
                </v:textbox>
              </v:shape>
            </w:pict>
          </mc:Fallback>
        </mc:AlternateContent>
      </w:r>
      <w:r w:rsidR="009E5796">
        <w:rPr>
          <w:noProof/>
          <w:lang w:eastAsia="pt-BR"/>
        </w:rPr>
        <mc:AlternateContent>
          <mc:Choice Requires="wps">
            <w:drawing>
              <wp:anchor distT="45720" distB="45720" distL="114300" distR="114300" simplePos="0" relativeHeight="251704320" behindDoc="0" locked="0" layoutInCell="1" allowOverlap="1" wp14:anchorId="1D272770" wp14:editId="0220C07E">
                <wp:simplePos x="0" y="0"/>
                <wp:positionH relativeFrom="column">
                  <wp:posOffset>-474980</wp:posOffset>
                </wp:positionH>
                <wp:positionV relativeFrom="paragraph">
                  <wp:posOffset>334645</wp:posOffset>
                </wp:positionV>
                <wp:extent cx="2724150" cy="8059783"/>
                <wp:effectExtent l="0" t="0" r="0" b="0"/>
                <wp:wrapNone/>
                <wp:docPr id="1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4150" cy="8059783"/>
                        </a:xfrm>
                        <a:prstGeom prst="rect">
                          <a:avLst/>
                        </a:prstGeom>
                        <a:noFill/>
                        <a:ln w="9525">
                          <a:noFill/>
                          <a:miter lim="800000"/>
                          <a:headEnd/>
                          <a:tailEnd/>
                        </a:ln>
                      </wps:spPr>
                      <wps:txbx>
                        <w:txbxContent>
                          <w:p w:rsidR="00E33571"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E33571">
                              <w:rPr>
                                <w:rFonts w:asciiTheme="minorHAnsi" w:hAnsiTheme="minorHAnsi"/>
                                <w:b/>
                                <w:color w:val="FFFFFF" w:themeColor="background1"/>
                                <w:sz w:val="28"/>
                                <w:szCs w:val="28"/>
                              </w:rPr>
                              <w:t>Capa</w:t>
                            </w:r>
                          </w:p>
                          <w:p w:rsidR="00A24F6E" w:rsidRPr="001001D2" w:rsidRDefault="00A24F6E" w:rsidP="00A24F6E">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Pr>
                                <w:rFonts w:asciiTheme="minorHAnsi" w:hAnsiTheme="minorHAnsi"/>
                                <w:b/>
                                <w:color w:val="FFFFFF" w:themeColor="background1"/>
                                <w:sz w:val="28"/>
                                <w:szCs w:val="28"/>
                              </w:rPr>
                              <w:t>História de resistência</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32AA6" w:rsidRPr="001001D2">
                              <w:rPr>
                                <w:rFonts w:asciiTheme="minorHAnsi" w:hAnsiTheme="minorHAnsi"/>
                                <w:b/>
                                <w:color w:val="FFFFFF" w:themeColor="background1"/>
                                <w:sz w:val="28"/>
                                <w:szCs w:val="28"/>
                              </w:rPr>
                              <w:t>Busca do ouro</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32AA6" w:rsidRPr="001001D2">
                              <w:rPr>
                                <w:rFonts w:asciiTheme="minorHAnsi" w:hAnsiTheme="minorHAnsi"/>
                                <w:b/>
                                <w:color w:val="FFFFFF" w:themeColor="background1"/>
                                <w:sz w:val="28"/>
                                <w:szCs w:val="28"/>
                              </w:rPr>
                              <w:t>Arraial de Viracopos</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Fa</w:t>
                            </w:r>
                            <w:r w:rsidR="00432AA6" w:rsidRPr="001001D2">
                              <w:rPr>
                                <w:rFonts w:asciiTheme="minorHAnsi" w:hAnsiTheme="minorHAnsi"/>
                                <w:b/>
                                <w:color w:val="FFFFFF" w:themeColor="background1"/>
                                <w:sz w:val="28"/>
                                <w:szCs w:val="28"/>
                              </w:rPr>
                              <w:t xml:space="preserve">zenda do </w:t>
                            </w:r>
                            <w:proofErr w:type="spellStart"/>
                            <w:r w:rsidR="00432AA6" w:rsidRPr="001001D2">
                              <w:rPr>
                                <w:rFonts w:asciiTheme="minorHAnsi" w:hAnsiTheme="minorHAnsi"/>
                                <w:b/>
                                <w:color w:val="FFFFFF" w:themeColor="background1"/>
                                <w:sz w:val="28"/>
                                <w:szCs w:val="28"/>
                              </w:rPr>
                              <w:t>Cutão</w:t>
                            </w:r>
                            <w:proofErr w:type="spellEnd"/>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FD0D7E">
                              <w:rPr>
                                <w:rFonts w:asciiTheme="minorHAnsi" w:hAnsiTheme="minorHAnsi"/>
                                <w:b/>
                                <w:color w:val="FFFFFF" w:themeColor="background1"/>
                                <w:sz w:val="28"/>
                                <w:szCs w:val="28"/>
                              </w:rPr>
                              <w:t>Retiro dos capetas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F53C05">
                              <w:rPr>
                                <w:rFonts w:asciiTheme="minorHAnsi" w:hAnsiTheme="minorHAnsi"/>
                                <w:b/>
                                <w:color w:val="FFFFFF" w:themeColor="background1"/>
                                <w:sz w:val="28"/>
                                <w:szCs w:val="28"/>
                              </w:rPr>
                              <w:t>Dragões reais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Guerra d</w:t>
                            </w:r>
                            <w:r w:rsidR="001001D2">
                              <w:rPr>
                                <w:rFonts w:asciiTheme="minorHAnsi" w:hAnsiTheme="minorHAnsi"/>
                                <w:b/>
                                <w:color w:val="FFFFFF" w:themeColor="background1"/>
                                <w:sz w:val="28"/>
                                <w:szCs w:val="28"/>
                              </w:rPr>
                              <w:t>o</w:t>
                            </w:r>
                            <w:r w:rsidRPr="001001D2">
                              <w:rPr>
                                <w:rFonts w:asciiTheme="minorHAnsi" w:hAnsiTheme="minorHAnsi"/>
                                <w:b/>
                                <w:color w:val="FFFFFF" w:themeColor="background1"/>
                                <w:sz w:val="28"/>
                                <w:szCs w:val="28"/>
                              </w:rPr>
                              <w:t>s Emboabas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00D5754B" w:rsidRPr="001001D2">
                              <w:rPr>
                                <w:rFonts w:ascii="Wingdings" w:eastAsia="Times New Roman" w:hAnsi="Wingdings"/>
                                <w:b/>
                                <w:bCs/>
                                <w:color w:val="FFFFFF" w:themeColor="background1"/>
                                <w:sz w:val="28"/>
                                <w:szCs w:val="28"/>
                                <w:lang w:eastAsia="pt-BR"/>
                              </w:rPr>
                              <w:t></w:t>
                            </w:r>
                            <w:r w:rsidR="009C26EE">
                              <w:rPr>
                                <w:rFonts w:asciiTheme="minorHAnsi" w:hAnsiTheme="minorHAnsi"/>
                                <w:b/>
                                <w:color w:val="FFFFFF" w:themeColor="background1"/>
                                <w:sz w:val="28"/>
                                <w:szCs w:val="28"/>
                              </w:rPr>
                              <w:t>Estrada Real</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00D5754B" w:rsidRPr="001001D2">
                              <w:rPr>
                                <w:rFonts w:ascii="Wingdings" w:eastAsia="Times New Roman" w:hAnsi="Wingdings"/>
                                <w:b/>
                                <w:bCs/>
                                <w:color w:val="FFFFFF" w:themeColor="background1"/>
                                <w:sz w:val="28"/>
                                <w:szCs w:val="28"/>
                                <w:lang w:eastAsia="pt-BR"/>
                              </w:rPr>
                              <w:t></w:t>
                            </w:r>
                            <w:r w:rsidR="006C2B45">
                              <w:rPr>
                                <w:rFonts w:asciiTheme="minorHAnsi" w:hAnsiTheme="minorHAnsi"/>
                                <w:b/>
                                <w:color w:val="FFFFFF" w:themeColor="background1"/>
                                <w:sz w:val="28"/>
                                <w:szCs w:val="28"/>
                              </w:rPr>
                              <w:t>Levante das bateias</w:t>
                            </w:r>
                          </w:p>
                          <w:p w:rsidR="00EB1E81"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5A7186">
                              <w:rPr>
                                <w:rFonts w:asciiTheme="minorHAnsi" w:hAnsiTheme="minorHAnsi"/>
                                <w:b/>
                                <w:color w:val="FFFFFF" w:themeColor="background1"/>
                                <w:sz w:val="28"/>
                                <w:szCs w:val="28"/>
                              </w:rPr>
                              <w:t>Epidemia da bexiga</w:t>
                            </w:r>
                          </w:p>
                          <w:p w:rsidR="00EB1E81"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7A27C6">
                              <w:rPr>
                                <w:rFonts w:asciiTheme="minorHAnsi" w:hAnsiTheme="minorHAnsi"/>
                                <w:b/>
                                <w:color w:val="FFFFFF" w:themeColor="background1"/>
                                <w:sz w:val="28"/>
                                <w:szCs w:val="28"/>
                              </w:rPr>
                              <w:t>Família de padres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CA7DD1">
                              <w:rPr>
                                <w:rFonts w:asciiTheme="minorHAnsi" w:hAnsiTheme="minorHAnsi"/>
                                <w:b/>
                                <w:color w:val="FFFFFF" w:themeColor="background1"/>
                                <w:sz w:val="28"/>
                                <w:szCs w:val="28"/>
                              </w:rPr>
                              <w:t>Diretas-Já</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CA7DD1">
                              <w:rPr>
                                <w:rFonts w:asciiTheme="minorHAnsi" w:hAnsiTheme="minorHAnsi"/>
                                <w:b/>
                                <w:color w:val="FFFFFF" w:themeColor="background1"/>
                                <w:sz w:val="28"/>
                                <w:szCs w:val="28"/>
                              </w:rPr>
                              <w:t>Atrações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CD3340">
                              <w:rPr>
                                <w:rFonts w:asciiTheme="minorHAnsi" w:hAnsiTheme="minorHAnsi"/>
                                <w:b/>
                                <w:color w:val="FFFFFF" w:themeColor="background1"/>
                                <w:sz w:val="28"/>
                                <w:szCs w:val="28"/>
                              </w:rPr>
                              <w:t xml:space="preserve">Parque do </w:t>
                            </w:r>
                            <w:proofErr w:type="spellStart"/>
                            <w:r w:rsidR="00CD3340">
                              <w:rPr>
                                <w:rFonts w:asciiTheme="minorHAnsi" w:hAnsiTheme="minorHAnsi"/>
                                <w:b/>
                                <w:color w:val="FFFFFF" w:themeColor="background1"/>
                                <w:sz w:val="28"/>
                                <w:szCs w:val="28"/>
                              </w:rPr>
                              <w:t>Gandarela</w:t>
                            </w:r>
                            <w:proofErr w:type="spellEnd"/>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Festas e tradições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Cavalhada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716B1">
                              <w:rPr>
                                <w:rFonts w:asciiTheme="minorHAnsi" w:hAnsiTheme="minorHAnsi"/>
                                <w:b/>
                                <w:color w:val="FFFFFF" w:themeColor="background1"/>
                                <w:sz w:val="28"/>
                                <w:szCs w:val="28"/>
                              </w:rPr>
                              <w:t>Artesanato e gastronomia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883D9D">
                              <w:rPr>
                                <w:rFonts w:asciiTheme="minorHAnsi" w:hAnsiTheme="minorHAnsi"/>
                                <w:b/>
                                <w:color w:val="FFFFFF" w:themeColor="background1"/>
                                <w:sz w:val="28"/>
                                <w:szCs w:val="28"/>
                              </w:rPr>
                              <w:t>Cachoeiras e cascatas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C64B3D">
                              <w:rPr>
                                <w:rFonts w:asciiTheme="minorHAnsi" w:hAnsiTheme="minorHAnsi"/>
                                <w:b/>
                                <w:color w:val="FFFFFF" w:themeColor="background1"/>
                                <w:sz w:val="28"/>
                                <w:szCs w:val="28"/>
                              </w:rPr>
                              <w:t>Trilhas ecológicas</w:t>
                            </w:r>
                          </w:p>
                          <w:p w:rsidR="00D854C3"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C64B3D">
                              <w:rPr>
                                <w:rFonts w:asciiTheme="minorHAnsi" w:hAnsiTheme="minorHAnsi"/>
                                <w:b/>
                                <w:color w:val="FFFFFF" w:themeColor="background1"/>
                                <w:sz w:val="28"/>
                                <w:szCs w:val="28"/>
                              </w:rPr>
                              <w:t>Cultura popular</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244E67">
                              <w:rPr>
                                <w:rFonts w:asciiTheme="minorHAnsi" w:hAnsiTheme="minorHAnsi"/>
                                <w:b/>
                                <w:color w:val="FFFFFF" w:themeColor="background1"/>
                                <w:sz w:val="28"/>
                                <w:szCs w:val="28"/>
                              </w:rPr>
                              <w:t>Bens históricos</w:t>
                            </w:r>
                          </w:p>
                          <w:p w:rsidR="006125C7"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0B16F5">
                              <w:rPr>
                                <w:rFonts w:asciiTheme="minorHAnsi" w:hAnsiTheme="minorHAnsi"/>
                                <w:b/>
                                <w:color w:val="FFFFFF" w:themeColor="background1"/>
                                <w:sz w:val="28"/>
                                <w:szCs w:val="28"/>
                              </w:rPr>
                              <w:t>Notícias da terra</w:t>
                            </w:r>
                          </w:p>
                          <w:p w:rsidR="00572E25" w:rsidRPr="001001D2" w:rsidRDefault="00572E25" w:rsidP="00572E25">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Pr="001001D2">
                              <w:rPr>
                                <w:rFonts w:asciiTheme="minorHAnsi" w:hAnsiTheme="minorHAnsi"/>
                                <w:b/>
                                <w:color w:val="FFFFFF" w:themeColor="background1"/>
                                <w:sz w:val="28"/>
                                <w:szCs w:val="28"/>
                              </w:rPr>
                              <w:t>Estórias, causos e lendas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A46D40">
                              <w:rPr>
                                <w:rFonts w:asciiTheme="minorHAnsi" w:hAnsiTheme="minorHAnsi"/>
                                <w:b/>
                                <w:color w:val="FFFFFF" w:themeColor="background1"/>
                                <w:sz w:val="28"/>
                                <w:szCs w:val="28"/>
                              </w:rPr>
                              <w:t>Redes sociais</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926CFA">
                              <w:rPr>
                                <w:rFonts w:asciiTheme="minorHAnsi" w:hAnsiTheme="minorHAnsi"/>
                                <w:b/>
                                <w:color w:val="FFFFFF" w:themeColor="background1"/>
                                <w:sz w:val="28"/>
                                <w:szCs w:val="28"/>
                              </w:rPr>
                              <w:t>Serviços</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Galeria de fotos</w:t>
                            </w:r>
                          </w:p>
                          <w:p w:rsidR="00BA2EC2" w:rsidRDefault="00BA2EC2" w:rsidP="001001D2">
                            <w:pPr>
                              <w:spacing w:line="460" w:lineRule="atLeast"/>
                              <w:ind w:firstLine="0"/>
                              <w:rPr>
                                <w:rFonts w:ascii="Wingdings" w:eastAsia="Times New Roman" w:hAnsi="Wingdings"/>
                                <w:b/>
                                <w:bCs/>
                                <w:color w:val="FFFFFF" w:themeColor="background1"/>
                                <w:sz w:val="28"/>
                                <w:szCs w:val="28"/>
                                <w:lang w:eastAsia="pt-BR"/>
                              </w:rPr>
                            </w:pP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6125C7" w:rsidRPr="001001D2">
                              <w:rPr>
                                <w:rFonts w:asciiTheme="minorHAnsi" w:hAnsiTheme="minorHAnsi"/>
                                <w:b/>
                                <w:color w:val="FFFFFF" w:themeColor="background1"/>
                                <w:sz w:val="28"/>
                                <w:szCs w:val="28"/>
                              </w:rPr>
                              <w:t>Outras coisas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272770" id="_x0000_s1054" type="#_x0000_t202" style="position:absolute;left:0;text-align:left;margin-left:-37.4pt;margin-top:26.35pt;width:214.5pt;height:634.65pt;z-index:251704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" filled="f" stroked="f">
                <v:textbox>
                  <w:txbxContent>
                    <w:p w:rsidR="00E33571"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E33571">
                        <w:rPr>
                          <w:rFonts w:asciiTheme="minorHAnsi" w:hAnsiTheme="minorHAnsi"/>
                          <w:b/>
                          <w:color w:val="FFFFFF" w:themeColor="background1"/>
                          <w:sz w:val="28"/>
                          <w:szCs w:val="28"/>
                        </w:rPr>
                        <w:t>Capa</w:t>
                      </w:r>
                    </w:p>
                    <w:p w:rsidR="00A24F6E" w:rsidRPr="001001D2" w:rsidRDefault="00A24F6E" w:rsidP="00A24F6E">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Pr>
                          <w:rFonts w:asciiTheme="minorHAnsi" w:hAnsiTheme="minorHAnsi"/>
                          <w:b/>
                          <w:color w:val="FFFFFF" w:themeColor="background1"/>
                          <w:sz w:val="28"/>
                          <w:szCs w:val="28"/>
                        </w:rPr>
                        <w:t>História de resistência</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32AA6" w:rsidRPr="001001D2">
                        <w:rPr>
                          <w:rFonts w:asciiTheme="minorHAnsi" w:hAnsiTheme="minorHAnsi"/>
                          <w:b/>
                          <w:color w:val="FFFFFF" w:themeColor="background1"/>
                          <w:sz w:val="28"/>
                          <w:szCs w:val="28"/>
                        </w:rPr>
                        <w:t>Busca do ouro</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32AA6" w:rsidRPr="001001D2">
                        <w:rPr>
                          <w:rFonts w:asciiTheme="minorHAnsi" w:hAnsiTheme="minorHAnsi"/>
                          <w:b/>
                          <w:color w:val="FFFFFF" w:themeColor="background1"/>
                          <w:sz w:val="28"/>
                          <w:szCs w:val="28"/>
                        </w:rPr>
                        <w:t>Arraial de Viracopos</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Fa</w:t>
                      </w:r>
                      <w:r w:rsidR="00432AA6" w:rsidRPr="001001D2">
                        <w:rPr>
                          <w:rFonts w:asciiTheme="minorHAnsi" w:hAnsiTheme="minorHAnsi"/>
                          <w:b/>
                          <w:color w:val="FFFFFF" w:themeColor="background1"/>
                          <w:sz w:val="28"/>
                          <w:szCs w:val="28"/>
                        </w:rPr>
                        <w:t xml:space="preserve">zenda do </w:t>
                      </w:r>
                      <w:proofErr w:type="spellStart"/>
                      <w:r w:rsidR="00432AA6" w:rsidRPr="001001D2">
                        <w:rPr>
                          <w:rFonts w:asciiTheme="minorHAnsi" w:hAnsiTheme="minorHAnsi"/>
                          <w:b/>
                          <w:color w:val="FFFFFF" w:themeColor="background1"/>
                          <w:sz w:val="28"/>
                          <w:szCs w:val="28"/>
                        </w:rPr>
                        <w:t>Cutão</w:t>
                      </w:r>
                      <w:proofErr w:type="spellEnd"/>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FD0D7E">
                        <w:rPr>
                          <w:rFonts w:asciiTheme="minorHAnsi" w:hAnsiTheme="minorHAnsi"/>
                          <w:b/>
                          <w:color w:val="FFFFFF" w:themeColor="background1"/>
                          <w:sz w:val="28"/>
                          <w:szCs w:val="28"/>
                        </w:rPr>
                        <w:t>Retiro dos capetas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F53C05">
                        <w:rPr>
                          <w:rFonts w:asciiTheme="minorHAnsi" w:hAnsiTheme="minorHAnsi"/>
                          <w:b/>
                          <w:color w:val="FFFFFF" w:themeColor="background1"/>
                          <w:sz w:val="28"/>
                          <w:szCs w:val="28"/>
                        </w:rPr>
                        <w:t>Dragões reais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Guerra d</w:t>
                      </w:r>
                      <w:r w:rsidR="001001D2">
                        <w:rPr>
                          <w:rFonts w:asciiTheme="minorHAnsi" w:hAnsiTheme="minorHAnsi"/>
                          <w:b/>
                          <w:color w:val="FFFFFF" w:themeColor="background1"/>
                          <w:sz w:val="28"/>
                          <w:szCs w:val="28"/>
                        </w:rPr>
                        <w:t>o</w:t>
                      </w:r>
                      <w:r w:rsidRPr="001001D2">
                        <w:rPr>
                          <w:rFonts w:asciiTheme="minorHAnsi" w:hAnsiTheme="minorHAnsi"/>
                          <w:b/>
                          <w:color w:val="FFFFFF" w:themeColor="background1"/>
                          <w:sz w:val="28"/>
                          <w:szCs w:val="28"/>
                        </w:rPr>
                        <w:t>s Emboabas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00D5754B" w:rsidRPr="001001D2">
                        <w:rPr>
                          <w:rFonts w:ascii="Wingdings" w:eastAsia="Times New Roman" w:hAnsi="Wingdings"/>
                          <w:b/>
                          <w:bCs/>
                          <w:color w:val="FFFFFF" w:themeColor="background1"/>
                          <w:sz w:val="28"/>
                          <w:szCs w:val="28"/>
                          <w:lang w:eastAsia="pt-BR"/>
                        </w:rPr>
                        <w:t></w:t>
                      </w:r>
                      <w:r w:rsidR="009C26EE">
                        <w:rPr>
                          <w:rFonts w:asciiTheme="minorHAnsi" w:hAnsiTheme="minorHAnsi"/>
                          <w:b/>
                          <w:color w:val="FFFFFF" w:themeColor="background1"/>
                          <w:sz w:val="28"/>
                          <w:szCs w:val="28"/>
                        </w:rPr>
                        <w:t>Estrada Real</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00D5754B" w:rsidRPr="001001D2">
                        <w:rPr>
                          <w:rFonts w:ascii="Wingdings" w:eastAsia="Times New Roman" w:hAnsi="Wingdings"/>
                          <w:b/>
                          <w:bCs/>
                          <w:color w:val="FFFFFF" w:themeColor="background1"/>
                          <w:sz w:val="28"/>
                          <w:szCs w:val="28"/>
                          <w:lang w:eastAsia="pt-BR"/>
                        </w:rPr>
                        <w:t></w:t>
                      </w:r>
                      <w:r w:rsidR="006C2B45">
                        <w:rPr>
                          <w:rFonts w:asciiTheme="minorHAnsi" w:hAnsiTheme="minorHAnsi"/>
                          <w:b/>
                          <w:color w:val="FFFFFF" w:themeColor="background1"/>
                          <w:sz w:val="28"/>
                          <w:szCs w:val="28"/>
                        </w:rPr>
                        <w:t>Levante das bateias</w:t>
                      </w:r>
                    </w:p>
                    <w:p w:rsidR="00EB1E81"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5A7186">
                        <w:rPr>
                          <w:rFonts w:asciiTheme="minorHAnsi" w:hAnsiTheme="minorHAnsi"/>
                          <w:b/>
                          <w:color w:val="FFFFFF" w:themeColor="background1"/>
                          <w:sz w:val="28"/>
                          <w:szCs w:val="28"/>
                        </w:rPr>
                        <w:t>Epidemia da bexiga</w:t>
                      </w:r>
                    </w:p>
                    <w:p w:rsidR="00EB1E81"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7A27C6">
                        <w:rPr>
                          <w:rFonts w:asciiTheme="minorHAnsi" w:hAnsiTheme="minorHAnsi"/>
                          <w:b/>
                          <w:color w:val="FFFFFF" w:themeColor="background1"/>
                          <w:sz w:val="28"/>
                          <w:szCs w:val="28"/>
                        </w:rPr>
                        <w:t>Família de padres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CA7DD1">
                        <w:rPr>
                          <w:rFonts w:asciiTheme="minorHAnsi" w:hAnsiTheme="minorHAnsi"/>
                          <w:b/>
                          <w:color w:val="FFFFFF" w:themeColor="background1"/>
                          <w:sz w:val="28"/>
                          <w:szCs w:val="28"/>
                        </w:rPr>
                        <w:t>Diretas-Já</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CA7DD1">
                        <w:rPr>
                          <w:rFonts w:asciiTheme="minorHAnsi" w:hAnsiTheme="minorHAnsi"/>
                          <w:b/>
                          <w:color w:val="FFFFFF" w:themeColor="background1"/>
                          <w:sz w:val="28"/>
                          <w:szCs w:val="28"/>
                        </w:rPr>
                        <w:t>Atrações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CD3340">
                        <w:rPr>
                          <w:rFonts w:asciiTheme="minorHAnsi" w:hAnsiTheme="minorHAnsi"/>
                          <w:b/>
                          <w:color w:val="FFFFFF" w:themeColor="background1"/>
                          <w:sz w:val="28"/>
                          <w:szCs w:val="28"/>
                        </w:rPr>
                        <w:t xml:space="preserve">Parque do </w:t>
                      </w:r>
                      <w:proofErr w:type="spellStart"/>
                      <w:r w:rsidR="00CD3340">
                        <w:rPr>
                          <w:rFonts w:asciiTheme="minorHAnsi" w:hAnsiTheme="minorHAnsi"/>
                          <w:b/>
                          <w:color w:val="FFFFFF" w:themeColor="background1"/>
                          <w:sz w:val="28"/>
                          <w:szCs w:val="28"/>
                        </w:rPr>
                        <w:t>Gandarela</w:t>
                      </w:r>
                      <w:proofErr w:type="spellEnd"/>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Festas e tradições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Cavalhada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716B1">
                        <w:rPr>
                          <w:rFonts w:asciiTheme="minorHAnsi" w:hAnsiTheme="minorHAnsi"/>
                          <w:b/>
                          <w:color w:val="FFFFFF" w:themeColor="background1"/>
                          <w:sz w:val="28"/>
                          <w:szCs w:val="28"/>
                        </w:rPr>
                        <w:t>Artesanato e gastronomia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883D9D">
                        <w:rPr>
                          <w:rFonts w:asciiTheme="minorHAnsi" w:hAnsiTheme="minorHAnsi"/>
                          <w:b/>
                          <w:color w:val="FFFFFF" w:themeColor="background1"/>
                          <w:sz w:val="28"/>
                          <w:szCs w:val="28"/>
                        </w:rPr>
                        <w:t>Cachoeiras e cascatas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C64B3D">
                        <w:rPr>
                          <w:rFonts w:asciiTheme="minorHAnsi" w:hAnsiTheme="minorHAnsi"/>
                          <w:b/>
                          <w:color w:val="FFFFFF" w:themeColor="background1"/>
                          <w:sz w:val="28"/>
                          <w:szCs w:val="28"/>
                        </w:rPr>
                        <w:t>Trilhas ecológicas</w:t>
                      </w:r>
                    </w:p>
                    <w:p w:rsidR="00D854C3"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C64B3D">
                        <w:rPr>
                          <w:rFonts w:asciiTheme="minorHAnsi" w:hAnsiTheme="minorHAnsi"/>
                          <w:b/>
                          <w:color w:val="FFFFFF" w:themeColor="background1"/>
                          <w:sz w:val="28"/>
                          <w:szCs w:val="28"/>
                        </w:rPr>
                        <w:t>Cultura popular</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244E67">
                        <w:rPr>
                          <w:rFonts w:asciiTheme="minorHAnsi" w:hAnsiTheme="minorHAnsi"/>
                          <w:b/>
                          <w:color w:val="FFFFFF" w:themeColor="background1"/>
                          <w:sz w:val="28"/>
                          <w:szCs w:val="28"/>
                        </w:rPr>
                        <w:t>Bens históricos</w:t>
                      </w:r>
                    </w:p>
                    <w:p w:rsidR="006125C7"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0B16F5">
                        <w:rPr>
                          <w:rFonts w:asciiTheme="minorHAnsi" w:hAnsiTheme="minorHAnsi"/>
                          <w:b/>
                          <w:color w:val="FFFFFF" w:themeColor="background1"/>
                          <w:sz w:val="28"/>
                          <w:szCs w:val="28"/>
                        </w:rPr>
                        <w:t>Notícias da terra</w:t>
                      </w:r>
                    </w:p>
                    <w:p w:rsidR="00572E25" w:rsidRPr="001001D2" w:rsidRDefault="00572E25" w:rsidP="00572E25">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Pr="001001D2">
                        <w:rPr>
                          <w:rFonts w:asciiTheme="minorHAnsi" w:hAnsiTheme="minorHAnsi"/>
                          <w:b/>
                          <w:color w:val="FFFFFF" w:themeColor="background1"/>
                          <w:sz w:val="28"/>
                          <w:szCs w:val="28"/>
                        </w:rPr>
                        <w:t>Estórias, causos e lendas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A46D40">
                        <w:rPr>
                          <w:rFonts w:asciiTheme="minorHAnsi" w:hAnsiTheme="minorHAnsi"/>
                          <w:b/>
                          <w:color w:val="FFFFFF" w:themeColor="background1"/>
                          <w:sz w:val="28"/>
                          <w:szCs w:val="28"/>
                        </w:rPr>
                        <w:t>Redes sociais</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926CFA">
                        <w:rPr>
                          <w:rFonts w:asciiTheme="minorHAnsi" w:hAnsiTheme="minorHAnsi"/>
                          <w:b/>
                          <w:color w:val="FFFFFF" w:themeColor="background1"/>
                          <w:sz w:val="28"/>
                          <w:szCs w:val="28"/>
                        </w:rPr>
                        <w:t>Serviços</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Galeria de fotos</w:t>
                      </w:r>
                    </w:p>
                    <w:p w:rsidR="00BA2EC2" w:rsidRDefault="00BA2EC2" w:rsidP="001001D2">
                      <w:pPr>
                        <w:spacing w:line="460" w:lineRule="atLeast"/>
                        <w:ind w:firstLine="0"/>
                        <w:rPr>
                          <w:rFonts w:ascii="Wingdings" w:eastAsia="Times New Roman" w:hAnsi="Wingdings"/>
                          <w:b/>
                          <w:bCs/>
                          <w:color w:val="FFFFFF" w:themeColor="background1"/>
                          <w:sz w:val="28"/>
                          <w:szCs w:val="28"/>
                          <w:lang w:eastAsia="pt-BR"/>
                        </w:rPr>
                      </w:pP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6125C7" w:rsidRPr="001001D2">
                        <w:rPr>
                          <w:rFonts w:asciiTheme="minorHAnsi" w:hAnsiTheme="minorHAnsi"/>
                          <w:b/>
                          <w:color w:val="FFFFFF" w:themeColor="background1"/>
                          <w:sz w:val="28"/>
                          <w:szCs w:val="28"/>
                        </w:rPr>
                        <w:t>Outras coisas</w:t>
                      </w:r>
                    </w:p>
                  </w:txbxContent>
                </v:textbox>
              </v:shape>
            </w:pict>
          </mc:Fallback>
        </mc:AlternateContent>
      </w:r>
      <w:r w:rsidR="009E5796">
        <w:rPr>
          <w:noProof/>
          <w:lang w:eastAsia="pt-BR"/>
        </w:rPr>
        <w:br w:type="page"/>
      </w:r>
    </w:p>
    <w:bookmarkStart w:id="3" w:name="_GoBack"/>
    <w:p w:rsidR="0041674C" w:rsidRDefault="00853785" w:rsidP="009C1575">
      <w:pPr>
        <w:rPr>
          <w:noProof/>
          <w:lang w:eastAsia="pt-BR"/>
        </w:rPr>
      </w:pPr>
      <w:ins w:id="4" w:author="Geraldo" w:date="2021-04-18T21:41:00Z">
        <w:r>
          <w:rPr>
            <w:noProof/>
            <w:lang w:eastAsia="pt-BR"/>
          </w:rPr>
          <w:lastRenderedPageBreak/>
          <mc:AlternateContent>
            <mc:Choice Requires="wps">
              <w:drawing>
                <wp:anchor distT="0" distB="0" distL="114300" distR="114300" simplePos="0" relativeHeight="251642864" behindDoc="0" locked="0" layoutInCell="1" allowOverlap="1">
                  <wp:simplePos x="0" y="0"/>
                  <wp:positionH relativeFrom="column">
                    <wp:posOffset>-711835</wp:posOffset>
                  </wp:positionH>
                  <wp:positionV relativeFrom="paragraph">
                    <wp:posOffset>-713088</wp:posOffset>
                  </wp:positionV>
                  <wp:extent cx="15120000" cy="19800000"/>
                  <wp:effectExtent l="0" t="0" r="5715" b="0"/>
                  <wp:wrapNone/>
                  <wp:docPr id="202" name="Retângulo 202"/>
                  <wp:cNvGraphicFramePr/>
                  <a:graphic xmlns:a="http://schemas.openxmlformats.org/drawingml/2006/main">
                    <a:graphicData uri="http://schemas.microsoft.com/office/word/2010/wordprocessingShape">
                      <wps:wsp>
                        <wps:cNvSpPr/>
                        <wps:spPr>
                          <a:xfrm>
                            <a:off x="0" y="0"/>
                            <a:ext cx="15120000" cy="19800000"/>
                          </a:xfrm>
                          <a:prstGeom prst="rect">
                            <a:avLst/>
                          </a:prstGeom>
                          <a:solidFill>
                            <a:schemeClr val="accent6">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1F9FA3" id="Retângulo 202" o:spid="_x0000_s1026" style="position:absolute;margin-left:-56.05pt;margin-top:-56.15pt;width:1190.55pt;height:1559.05pt;z-index:25164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" fillcolor="#e2efd9 [665]" stroked="f" strokeweight="1pt"/>
              </w:pict>
            </mc:Fallback>
          </mc:AlternateContent>
        </w:r>
      </w:ins>
      <w:bookmarkEnd w:id="3"/>
      <w:del w:id="5" w:author="Geraldo" w:date="2021-04-18T21:36:00Z">
        <w:r w:rsidR="005635C4" w:rsidDel="00365257">
          <w:rPr>
            <w:noProof/>
            <w:lang w:eastAsia="pt-BR"/>
          </w:rPr>
          <mc:AlternateContent>
            <mc:Choice Requires="wps">
              <w:drawing>
                <wp:anchor distT="0" distB="0" distL="114300" distR="114300" simplePos="0" relativeHeight="252265472" behindDoc="1" locked="0" layoutInCell="1" allowOverlap="1" wp14:anchorId="3D855C38" wp14:editId="402F9DE6">
                  <wp:simplePos x="0" y="0"/>
                  <wp:positionH relativeFrom="column">
                    <wp:posOffset>-713088</wp:posOffset>
                  </wp:positionH>
                  <wp:positionV relativeFrom="paragraph">
                    <wp:posOffset>-718185</wp:posOffset>
                  </wp:positionV>
                  <wp:extent cx="15120000" cy="19800000"/>
                  <wp:effectExtent l="0" t="0" r="5715" b="0"/>
                  <wp:wrapNone/>
                  <wp:docPr id="42" name="Retângulo 42"/>
                  <wp:cNvGraphicFramePr/>
                  <a:graphic xmlns:a="http://schemas.openxmlformats.org/drawingml/2006/main">
                    <a:graphicData uri="http://schemas.microsoft.com/office/word/2010/wordprocessingShape">
                      <wps:wsp>
                        <wps:cNvSpPr/>
                        <wps:spPr>
                          <a:xfrm>
                            <a:off x="0" y="0"/>
                            <a:ext cx="15120000" cy="19800000"/>
                          </a:xfrm>
                          <a:prstGeom prst="rect">
                            <a:avLst/>
                          </a:prstGeom>
                          <a:solidFill>
                            <a:schemeClr val="accent6">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313151" id="Retângulo 42" o:spid="_x0000_s1026" style="position:absolute;margin-left:-56.15pt;margin-top:-56.55pt;width:1190.55pt;height:1559.05pt;z-index:-25105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" fillcolor="#e2efd9 [665]" stroked="f" strokeweight="1pt"/>
              </w:pict>
            </mc:Fallback>
          </mc:AlternateContent>
        </w:r>
      </w:del>
      <w:r w:rsidR="008E7AD3">
        <w:rPr>
          <w:noProof/>
          <w:lang w:eastAsia="pt-BR"/>
        </w:rPr>
        <mc:AlternateContent>
          <mc:Choice Requires="wps">
            <w:drawing>
              <wp:anchor distT="45720" distB="45720" distL="114300" distR="114300" simplePos="0" relativeHeight="252271616" behindDoc="0" locked="0" layoutInCell="1" allowOverlap="1" wp14:anchorId="7DC94AF4" wp14:editId="2E4D8101">
                <wp:simplePos x="0" y="0"/>
                <wp:positionH relativeFrom="column">
                  <wp:posOffset>-675121</wp:posOffset>
                </wp:positionH>
                <wp:positionV relativeFrom="paragraph">
                  <wp:posOffset>-465257</wp:posOffset>
                </wp:positionV>
                <wp:extent cx="2998033" cy="949960"/>
                <wp:effectExtent l="0" t="0" r="0" b="2540"/>
                <wp:wrapNone/>
                <wp:docPr id="45" name="Caixa de Texto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8033" cy="949960"/>
                        </a:xfrm>
                        <a:prstGeom prst="rect">
                          <a:avLst/>
                        </a:prstGeom>
                        <a:noFill/>
                        <a:ln w="9525">
                          <a:noFill/>
                          <a:miter lim="800000"/>
                          <a:headEnd/>
                          <a:tailEnd/>
                        </a:ln>
                      </wps:spPr>
                      <wps:txbx>
                        <w:txbxContent>
                          <w:p w:rsidR="0028409A" w:rsidRDefault="0028409A" w:rsidP="00B2118F">
                            <w:pPr>
                              <w:ind w:firstLine="0"/>
                              <w:jc w:val="center"/>
                              <w:rPr>
                                <w:rFonts w:ascii="Harrington" w:hAnsi="Harrington"/>
                                <w:color w:val="C00000"/>
                                <w:sz w:val="36"/>
                                <w:szCs w:val="36"/>
                                <w:u w:val="single"/>
                              </w:rPr>
                            </w:pPr>
                            <w:r>
                              <w:rPr>
                                <w:rFonts w:ascii="Harrington" w:hAnsi="Harrington"/>
                                <w:color w:val="C00000"/>
                                <w:sz w:val="36"/>
                                <w:szCs w:val="36"/>
                                <w:u w:val="single"/>
                              </w:rPr>
                              <w:t xml:space="preserve">Jovelina Marques Guimarães (Dona </w:t>
                            </w:r>
                            <w:proofErr w:type="spellStart"/>
                            <w:r>
                              <w:rPr>
                                <w:rFonts w:ascii="Harrington" w:hAnsi="Harrington"/>
                                <w:color w:val="C00000"/>
                                <w:sz w:val="36"/>
                                <w:szCs w:val="36"/>
                                <w:u w:val="single"/>
                              </w:rPr>
                              <w:t>Jove</w:t>
                            </w:r>
                            <w:proofErr w:type="spellEnd"/>
                            <w:r>
                              <w:rPr>
                                <w:rFonts w:ascii="Harrington" w:hAnsi="Harrington"/>
                                <w:color w:val="C00000"/>
                                <w:sz w:val="36"/>
                                <w:szCs w:val="36"/>
                                <w:u w:val="single"/>
                              </w:rPr>
                              <w:t>)</w:t>
                            </w:r>
                          </w:p>
                          <w:p w:rsidR="0005105E" w:rsidRPr="00B2118F" w:rsidRDefault="0005105E" w:rsidP="00B2118F">
                            <w:pPr>
                              <w:ind w:firstLine="0"/>
                              <w:jc w:val="center"/>
                              <w:rPr>
                                <w:rFonts w:ascii="Harrington" w:hAnsi="Harrington"/>
                                <w:b/>
                                <w:color w:val="C00000"/>
                                <w:sz w:val="64"/>
                                <w:szCs w:val="64"/>
                              </w:rPr>
                            </w:pPr>
                            <w:r w:rsidRPr="00B2118F">
                              <w:rPr>
                                <w:rFonts w:asciiTheme="majorHAnsi" w:hAnsiTheme="majorHAnsi"/>
                                <w:b/>
                                <w:color w:val="000000" w:themeColor="text1"/>
                                <w:sz w:val="28"/>
                                <w:szCs w:val="28"/>
                              </w:rPr>
                              <w:t xml:space="preserve"> </w:t>
                            </w:r>
                            <w:r w:rsidR="0028409A">
                              <w:rPr>
                                <w:rFonts w:asciiTheme="majorHAnsi" w:hAnsiTheme="majorHAnsi"/>
                                <w:b/>
                                <w:color w:val="000000" w:themeColor="text1"/>
                                <w:sz w:val="28"/>
                                <w:szCs w:val="28"/>
                              </w:rPr>
                              <w:t xml:space="preserve">Educadora, </w:t>
                            </w:r>
                            <w:r w:rsidR="00B35738">
                              <w:rPr>
                                <w:rFonts w:asciiTheme="majorHAnsi" w:hAnsiTheme="majorHAnsi"/>
                                <w:b/>
                                <w:color w:val="000000" w:themeColor="text1"/>
                                <w:sz w:val="28"/>
                                <w:szCs w:val="28"/>
                              </w:rPr>
                              <w:t>cuidadora eclesial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C94AF4" id="Caixa de Texto 45" o:spid="_x0000_s1055" type="#_x0000_t202" style="position:absolute;left:0;text-align:left;margin-left:-53.15pt;margin-top:-36.65pt;width:236.05pt;height:74.8pt;z-index:252271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" filled="f" stroked="f">
                <v:textbox>
                  <w:txbxContent>
                    <w:p w:rsidR="0028409A" w:rsidRDefault="0028409A" w:rsidP="00B2118F">
                      <w:pPr>
                        <w:ind w:firstLine="0"/>
                        <w:jc w:val="center"/>
                        <w:rPr>
                          <w:rFonts w:ascii="Harrington" w:hAnsi="Harrington"/>
                          <w:color w:val="C00000"/>
                          <w:sz w:val="36"/>
                          <w:szCs w:val="36"/>
                          <w:u w:val="single"/>
                        </w:rPr>
                      </w:pPr>
                      <w:r>
                        <w:rPr>
                          <w:rFonts w:ascii="Harrington" w:hAnsi="Harrington"/>
                          <w:color w:val="C00000"/>
                          <w:sz w:val="36"/>
                          <w:szCs w:val="36"/>
                          <w:u w:val="single"/>
                        </w:rPr>
                        <w:t xml:space="preserve">Jovelina Marques Guimarães (Dona </w:t>
                      </w:r>
                      <w:proofErr w:type="spellStart"/>
                      <w:r>
                        <w:rPr>
                          <w:rFonts w:ascii="Harrington" w:hAnsi="Harrington"/>
                          <w:color w:val="C00000"/>
                          <w:sz w:val="36"/>
                          <w:szCs w:val="36"/>
                          <w:u w:val="single"/>
                        </w:rPr>
                        <w:t>Jove</w:t>
                      </w:r>
                      <w:proofErr w:type="spellEnd"/>
                      <w:r>
                        <w:rPr>
                          <w:rFonts w:ascii="Harrington" w:hAnsi="Harrington"/>
                          <w:color w:val="C00000"/>
                          <w:sz w:val="36"/>
                          <w:szCs w:val="36"/>
                          <w:u w:val="single"/>
                        </w:rPr>
                        <w:t>)</w:t>
                      </w:r>
                    </w:p>
                    <w:p w:rsidR="0005105E" w:rsidRPr="00B2118F" w:rsidRDefault="0005105E" w:rsidP="00B2118F">
                      <w:pPr>
                        <w:ind w:firstLine="0"/>
                        <w:jc w:val="center"/>
                        <w:rPr>
                          <w:rFonts w:ascii="Harrington" w:hAnsi="Harrington"/>
                          <w:b/>
                          <w:color w:val="C00000"/>
                          <w:sz w:val="64"/>
                          <w:szCs w:val="64"/>
                        </w:rPr>
                      </w:pPr>
                      <w:r w:rsidRPr="00B2118F">
                        <w:rPr>
                          <w:rFonts w:asciiTheme="majorHAnsi" w:hAnsiTheme="majorHAnsi"/>
                          <w:b/>
                          <w:color w:val="000000" w:themeColor="text1"/>
                          <w:sz w:val="28"/>
                          <w:szCs w:val="28"/>
                        </w:rPr>
                        <w:t xml:space="preserve"> </w:t>
                      </w:r>
                      <w:r w:rsidR="0028409A">
                        <w:rPr>
                          <w:rFonts w:asciiTheme="majorHAnsi" w:hAnsiTheme="majorHAnsi"/>
                          <w:b/>
                          <w:color w:val="000000" w:themeColor="text1"/>
                          <w:sz w:val="28"/>
                          <w:szCs w:val="28"/>
                        </w:rPr>
                        <w:t xml:space="preserve">Educadora, </w:t>
                      </w:r>
                      <w:r w:rsidR="00B35738">
                        <w:rPr>
                          <w:rFonts w:asciiTheme="majorHAnsi" w:hAnsiTheme="majorHAnsi"/>
                          <w:b/>
                          <w:color w:val="000000" w:themeColor="text1"/>
                          <w:sz w:val="28"/>
                          <w:szCs w:val="28"/>
                        </w:rPr>
                        <w:t>cuidadora eclesial</w:t>
                      </w:r>
                    </w:p>
                  </w:txbxContent>
                </v:textbox>
              </v:shape>
            </w:pict>
          </mc:Fallback>
        </mc:AlternateContent>
      </w:r>
      <w:r w:rsidR="008E7AD3">
        <w:rPr>
          <w:noProof/>
          <w:lang w:eastAsia="pt-BR"/>
        </w:rPr>
        <mc:AlternateContent>
          <mc:Choice Requires="wps">
            <w:drawing>
              <wp:anchor distT="45720" distB="45720" distL="114300" distR="114300" simplePos="0" relativeHeight="252275712" behindDoc="0" locked="0" layoutInCell="1" allowOverlap="1" wp14:anchorId="6E5AE1B2" wp14:editId="2F915DCE">
                <wp:simplePos x="0" y="0"/>
                <wp:positionH relativeFrom="column">
                  <wp:posOffset>9764333</wp:posOffset>
                </wp:positionH>
                <wp:positionV relativeFrom="paragraph">
                  <wp:posOffset>-240405</wp:posOffset>
                </wp:positionV>
                <wp:extent cx="4477260" cy="688340"/>
                <wp:effectExtent l="0" t="0" r="0" b="0"/>
                <wp:wrapNone/>
                <wp:docPr id="39" name="Caixa de Texto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7260" cy="688340"/>
                        </a:xfrm>
                        <a:prstGeom prst="rect">
                          <a:avLst/>
                        </a:prstGeom>
                        <a:noFill/>
                        <a:ln w="9525">
                          <a:noFill/>
                          <a:miter lim="800000"/>
                          <a:headEnd/>
                          <a:tailEnd/>
                        </a:ln>
                      </wps:spPr>
                      <wps:txbx>
                        <w:txbxContent>
                          <w:p w:rsidR="00950CA7" w:rsidRDefault="00950CA7" w:rsidP="00950CA7">
                            <w:pPr>
                              <w:ind w:firstLine="0"/>
                              <w:jc w:val="center"/>
                              <w:rPr>
                                <w:rFonts w:ascii="Harrington" w:hAnsi="Harrington"/>
                                <w:color w:val="C00000"/>
                                <w:sz w:val="36"/>
                                <w:szCs w:val="36"/>
                                <w:u w:val="single"/>
                              </w:rPr>
                            </w:pPr>
                            <w:r>
                              <w:rPr>
                                <w:rFonts w:ascii="Harrington" w:hAnsi="Harrington"/>
                                <w:color w:val="C00000"/>
                                <w:sz w:val="36"/>
                                <w:szCs w:val="36"/>
                                <w:u w:val="single"/>
                              </w:rPr>
                              <w:t>José R</w:t>
                            </w:r>
                            <w:r w:rsidR="00AB36E7">
                              <w:rPr>
                                <w:rFonts w:ascii="Harrington" w:hAnsi="Harrington"/>
                                <w:color w:val="C00000"/>
                                <w:sz w:val="36"/>
                                <w:szCs w:val="36"/>
                                <w:u w:val="single"/>
                              </w:rPr>
                              <w:t>o</w:t>
                            </w:r>
                            <w:r>
                              <w:rPr>
                                <w:rFonts w:ascii="Harrington" w:hAnsi="Harrington"/>
                                <w:color w:val="C00000"/>
                                <w:sz w:val="36"/>
                                <w:szCs w:val="36"/>
                                <w:u w:val="single"/>
                              </w:rPr>
                              <w:t>drigues Pinheiro</w:t>
                            </w:r>
                          </w:p>
                          <w:p w:rsidR="0028409A" w:rsidRPr="00B2118F" w:rsidRDefault="00950CA7" w:rsidP="00B2118F">
                            <w:pPr>
                              <w:ind w:firstLine="0"/>
                              <w:jc w:val="center"/>
                              <w:rPr>
                                <w:rFonts w:ascii="Harrington" w:hAnsi="Harrington"/>
                                <w:b/>
                                <w:color w:val="C00000"/>
                                <w:sz w:val="64"/>
                                <w:szCs w:val="64"/>
                              </w:rPr>
                            </w:pPr>
                            <w:r w:rsidRPr="00950CA7">
                              <w:rPr>
                                <w:rFonts w:asciiTheme="majorHAnsi" w:hAnsiTheme="majorHAnsi"/>
                                <w:b/>
                                <w:color w:val="000000" w:themeColor="text1"/>
                                <w:sz w:val="28"/>
                                <w:szCs w:val="28"/>
                              </w:rPr>
                              <w:t xml:space="preserve">Músico, </w:t>
                            </w:r>
                            <w:ins w:id="6" w:author="Geraldo" w:date="2021-04-18T21:36:00Z">
                              <w:r w:rsidR="00365257">
                                <w:rPr>
                                  <w:rFonts w:asciiTheme="majorHAnsi" w:hAnsiTheme="majorHAnsi"/>
                                  <w:b/>
                                  <w:color w:val="000000" w:themeColor="text1"/>
                                  <w:sz w:val="28"/>
                                  <w:szCs w:val="28"/>
                                </w:rPr>
                                <w:t xml:space="preserve">compositor, </w:t>
                              </w:r>
                            </w:ins>
                            <w:r w:rsidRPr="00950CA7">
                              <w:rPr>
                                <w:rFonts w:asciiTheme="majorHAnsi" w:hAnsiTheme="majorHAnsi"/>
                                <w:b/>
                                <w:color w:val="000000" w:themeColor="text1"/>
                                <w:sz w:val="28"/>
                                <w:szCs w:val="28"/>
                              </w:rPr>
                              <w:t>maestro</w:t>
                            </w:r>
                            <w:r>
                              <w:rPr>
                                <w:rFonts w:asciiTheme="majorHAnsi" w:hAnsiTheme="majorHAnsi"/>
                                <w:b/>
                                <w:color w:val="000000" w:themeColor="text1"/>
                                <w:sz w:val="28"/>
                                <w:szCs w:val="28"/>
                              </w:rPr>
                              <w:t>, líder rural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5AE1B2" id="Caixa de Texto 39" o:spid="_x0000_s1056" type="#_x0000_t202" style="position:absolute;left:0;text-align:left;margin-left:768.85pt;margin-top:-18.95pt;width:352.55pt;height:54.2pt;z-index:2522757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" filled="f" stroked="f">
                <v:textbox>
                  <w:txbxContent>
                    <w:p w:rsidR="00950CA7" w:rsidRDefault="00950CA7" w:rsidP="00950CA7">
                      <w:pPr>
                        <w:ind w:firstLine="0"/>
                        <w:jc w:val="center"/>
                        <w:rPr>
                          <w:rFonts w:ascii="Harrington" w:hAnsi="Harrington"/>
                          <w:color w:val="C00000"/>
                          <w:sz w:val="36"/>
                          <w:szCs w:val="36"/>
                          <w:u w:val="single"/>
                        </w:rPr>
                      </w:pPr>
                      <w:r>
                        <w:rPr>
                          <w:rFonts w:ascii="Harrington" w:hAnsi="Harrington"/>
                          <w:color w:val="C00000"/>
                          <w:sz w:val="36"/>
                          <w:szCs w:val="36"/>
                          <w:u w:val="single"/>
                        </w:rPr>
                        <w:t>José R</w:t>
                      </w:r>
                      <w:r w:rsidR="00AB36E7">
                        <w:rPr>
                          <w:rFonts w:ascii="Harrington" w:hAnsi="Harrington"/>
                          <w:color w:val="C00000"/>
                          <w:sz w:val="36"/>
                          <w:szCs w:val="36"/>
                          <w:u w:val="single"/>
                        </w:rPr>
                        <w:t>o</w:t>
                      </w:r>
                      <w:r>
                        <w:rPr>
                          <w:rFonts w:ascii="Harrington" w:hAnsi="Harrington"/>
                          <w:color w:val="C00000"/>
                          <w:sz w:val="36"/>
                          <w:szCs w:val="36"/>
                          <w:u w:val="single"/>
                        </w:rPr>
                        <w:t>drigues Pinheiro</w:t>
                      </w:r>
                    </w:p>
                    <w:p w:rsidR="0028409A" w:rsidRPr="00B2118F" w:rsidRDefault="00950CA7" w:rsidP="00B2118F">
                      <w:pPr>
                        <w:ind w:firstLine="0"/>
                        <w:jc w:val="center"/>
                        <w:rPr>
                          <w:rFonts w:ascii="Harrington" w:hAnsi="Harrington"/>
                          <w:b/>
                          <w:color w:val="C00000"/>
                          <w:sz w:val="64"/>
                          <w:szCs w:val="64"/>
                        </w:rPr>
                      </w:pPr>
                      <w:r w:rsidRPr="00950CA7">
                        <w:rPr>
                          <w:rFonts w:asciiTheme="majorHAnsi" w:hAnsiTheme="majorHAnsi"/>
                          <w:b/>
                          <w:color w:val="000000" w:themeColor="text1"/>
                          <w:sz w:val="28"/>
                          <w:szCs w:val="28"/>
                        </w:rPr>
                        <w:t xml:space="preserve">Músico, </w:t>
                      </w:r>
                      <w:ins w:id="7" w:author="Geraldo" w:date="2021-04-18T21:36:00Z">
                        <w:r w:rsidR="00365257">
                          <w:rPr>
                            <w:rFonts w:asciiTheme="majorHAnsi" w:hAnsiTheme="majorHAnsi"/>
                            <w:b/>
                            <w:color w:val="000000" w:themeColor="text1"/>
                            <w:sz w:val="28"/>
                            <w:szCs w:val="28"/>
                          </w:rPr>
                          <w:t xml:space="preserve">compositor, </w:t>
                        </w:r>
                      </w:ins>
                      <w:r w:rsidRPr="00950CA7">
                        <w:rPr>
                          <w:rFonts w:asciiTheme="majorHAnsi" w:hAnsiTheme="majorHAnsi"/>
                          <w:b/>
                          <w:color w:val="000000" w:themeColor="text1"/>
                          <w:sz w:val="28"/>
                          <w:szCs w:val="28"/>
                        </w:rPr>
                        <w:t>maestro</w:t>
                      </w:r>
                      <w:r>
                        <w:rPr>
                          <w:rFonts w:asciiTheme="majorHAnsi" w:hAnsiTheme="majorHAnsi"/>
                          <w:b/>
                          <w:color w:val="000000" w:themeColor="text1"/>
                          <w:sz w:val="28"/>
                          <w:szCs w:val="28"/>
                        </w:rPr>
                        <w:t>, líder rural</w:t>
                      </w:r>
                    </w:p>
                  </w:txbxContent>
                </v:textbox>
              </v:shape>
            </w:pict>
          </mc:Fallback>
        </mc:AlternateContent>
      </w:r>
      <w:r w:rsidR="008E7AD3">
        <w:rPr>
          <w:noProof/>
          <w:lang w:eastAsia="pt-BR"/>
        </w:rPr>
        <mc:AlternateContent>
          <mc:Choice Requires="wps">
            <w:drawing>
              <wp:anchor distT="0" distB="0" distL="114300" distR="114300" simplePos="0" relativeHeight="251643889" behindDoc="0" locked="0" layoutInCell="1" allowOverlap="1" wp14:anchorId="76C8704A" wp14:editId="0288B987">
                <wp:simplePos x="0" y="0"/>
                <wp:positionH relativeFrom="column">
                  <wp:posOffset>2322913</wp:posOffset>
                </wp:positionH>
                <wp:positionV relativeFrom="paragraph">
                  <wp:posOffset>-360327</wp:posOffset>
                </wp:positionV>
                <wp:extent cx="7244080" cy="3912433"/>
                <wp:effectExtent l="0" t="0" r="13970" b="12065"/>
                <wp:wrapNone/>
                <wp:docPr id="57" name="Retângulo 57"/>
                <wp:cNvGraphicFramePr/>
                <a:graphic xmlns:a="http://schemas.openxmlformats.org/drawingml/2006/main">
                  <a:graphicData uri="http://schemas.microsoft.com/office/word/2010/wordprocessingShape">
                    <wps:wsp>
                      <wps:cNvSpPr/>
                      <wps:spPr>
                        <a:xfrm>
                          <a:off x="0" y="0"/>
                          <a:ext cx="7244080" cy="3912433"/>
                        </a:xfrm>
                        <a:prstGeom prst="rect">
                          <a:avLst/>
                        </a:prstGeom>
                        <a:solidFill>
                          <a:schemeClr val="accent6">
                            <a:lumMod val="40000"/>
                            <a:lumOff val="60000"/>
                          </a:schemeClr>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668DC65" id="Retângulo 57" o:spid="_x0000_s1026" style="position:absolute;margin-left:182.9pt;margin-top:-28.35pt;width:570.4pt;height:308.05pt;z-index:25164388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" fillcolor="#c5e0b3 [1305]" strokecolor="black [3213]" strokeweight=".25pt"/>
            </w:pict>
          </mc:Fallback>
        </mc:AlternateContent>
      </w:r>
      <w:r w:rsidR="00D629F8">
        <w:rPr>
          <w:noProof/>
          <w:lang w:eastAsia="pt-BR"/>
        </w:rPr>
        <mc:AlternateContent>
          <mc:Choice Requires="wps">
            <w:drawing>
              <wp:anchor distT="45720" distB="45720" distL="114300" distR="114300" simplePos="0" relativeHeight="252269568" behindDoc="0" locked="0" layoutInCell="1" allowOverlap="1" wp14:anchorId="52422039" wp14:editId="4DDAFCAE">
                <wp:simplePos x="0" y="0"/>
                <wp:positionH relativeFrom="column">
                  <wp:posOffset>2319672</wp:posOffset>
                </wp:positionH>
                <wp:positionV relativeFrom="paragraph">
                  <wp:posOffset>-267008</wp:posOffset>
                </wp:positionV>
                <wp:extent cx="7244080" cy="609600"/>
                <wp:effectExtent l="0" t="0" r="0" b="0"/>
                <wp:wrapNone/>
                <wp:docPr id="44" name="Caixa de Texto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44080" cy="609600"/>
                        </a:xfrm>
                        <a:prstGeom prst="rect">
                          <a:avLst/>
                        </a:prstGeom>
                        <a:noFill/>
                        <a:ln w="9525">
                          <a:noFill/>
                          <a:miter lim="800000"/>
                          <a:headEnd/>
                          <a:tailEnd/>
                        </a:ln>
                      </wps:spPr>
                      <wps:txbx>
                        <w:txbxContent>
                          <w:p w:rsidR="009A4D50" w:rsidRDefault="009A4D50" w:rsidP="00B2118F">
                            <w:pPr>
                              <w:ind w:firstLine="0"/>
                              <w:jc w:val="center"/>
                              <w:rPr>
                                <w:rFonts w:ascii="Harrington" w:hAnsi="Harrington"/>
                                <w:color w:val="C00000"/>
                                <w:sz w:val="36"/>
                                <w:szCs w:val="36"/>
                                <w:u w:val="single"/>
                              </w:rPr>
                            </w:pPr>
                            <w:r>
                              <w:rPr>
                                <w:rFonts w:ascii="Harrington" w:hAnsi="Harrington"/>
                                <w:color w:val="C00000"/>
                                <w:sz w:val="36"/>
                                <w:szCs w:val="36"/>
                                <w:u w:val="single"/>
                              </w:rPr>
                              <w:t>Padre José Evangelista Marques Guimarães</w:t>
                            </w:r>
                            <w:r w:rsidR="00B2118F">
                              <w:rPr>
                                <w:rFonts w:ascii="Harrington" w:hAnsi="Harrington"/>
                                <w:color w:val="C00000"/>
                                <w:sz w:val="36"/>
                                <w:szCs w:val="36"/>
                                <w:u w:val="single"/>
                              </w:rPr>
                              <w:t xml:space="preserve"> </w:t>
                            </w:r>
                            <w:r w:rsidR="00D629F8">
                              <w:rPr>
                                <w:rFonts w:ascii="Harrington" w:hAnsi="Harrington"/>
                                <w:color w:val="C00000"/>
                                <w:sz w:val="36"/>
                                <w:szCs w:val="36"/>
                                <w:u w:val="single"/>
                              </w:rPr>
                              <w:t>(</w:t>
                            </w:r>
                            <w:r w:rsidR="00B2118F">
                              <w:rPr>
                                <w:rFonts w:ascii="Harrington" w:hAnsi="Harrington"/>
                                <w:color w:val="C00000"/>
                                <w:sz w:val="36"/>
                                <w:szCs w:val="36"/>
                                <w:u w:val="single"/>
                              </w:rPr>
                              <w:t>Padre Nico)</w:t>
                            </w:r>
                          </w:p>
                          <w:p w:rsidR="002919F2" w:rsidRPr="00B2118F" w:rsidRDefault="009209D7" w:rsidP="00D629F8">
                            <w:pPr>
                              <w:ind w:firstLine="0"/>
                              <w:jc w:val="center"/>
                              <w:rPr>
                                <w:rFonts w:ascii="Harrington" w:hAnsi="Harrington"/>
                                <w:b/>
                                <w:color w:val="C00000"/>
                                <w:sz w:val="64"/>
                                <w:szCs w:val="64"/>
                              </w:rPr>
                            </w:pPr>
                            <w:r>
                              <w:rPr>
                                <w:rFonts w:asciiTheme="majorHAnsi" w:hAnsiTheme="majorHAnsi"/>
                                <w:b/>
                                <w:color w:val="000000" w:themeColor="text1"/>
                                <w:sz w:val="28"/>
                                <w:szCs w:val="28"/>
                              </w:rPr>
                              <w:t>Pároco</w:t>
                            </w:r>
                            <w:r w:rsidR="00B2118F" w:rsidRPr="00B2118F">
                              <w:rPr>
                                <w:rFonts w:asciiTheme="majorHAnsi" w:hAnsiTheme="majorHAnsi"/>
                                <w:b/>
                                <w:color w:val="000000" w:themeColor="text1"/>
                                <w:sz w:val="28"/>
                                <w:szCs w:val="28"/>
                              </w:rPr>
                              <w:t xml:space="preserve"> por 50 anos </w:t>
                            </w:r>
                            <w:r w:rsidR="00D629F8">
                              <w:rPr>
                                <w:rFonts w:asciiTheme="majorHAnsi" w:hAnsiTheme="majorHAnsi"/>
                                <w:b/>
                                <w:color w:val="000000" w:themeColor="text1"/>
                                <w:sz w:val="28"/>
                                <w:szCs w:val="28"/>
                              </w:rPr>
                              <w:t>em Morro Vermelho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422039" id="Caixa de Texto 44" o:spid="_x0000_s1057" type="#_x0000_t202" style="position:absolute;left:0;text-align:left;margin-left:182.65pt;margin-top:-21pt;width:570.4pt;height:48pt;z-index:252269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" filled="f" stroked="f">
                <v:textbox>
                  <w:txbxContent>
                    <w:p w:rsidR="009A4D50" w:rsidRDefault="009A4D50" w:rsidP="00B2118F">
                      <w:pPr>
                        <w:ind w:firstLine="0"/>
                        <w:jc w:val="center"/>
                        <w:rPr>
                          <w:rFonts w:ascii="Harrington" w:hAnsi="Harrington"/>
                          <w:color w:val="C00000"/>
                          <w:sz w:val="36"/>
                          <w:szCs w:val="36"/>
                          <w:u w:val="single"/>
                        </w:rPr>
                      </w:pPr>
                      <w:r>
                        <w:rPr>
                          <w:rFonts w:ascii="Harrington" w:hAnsi="Harrington"/>
                          <w:color w:val="C00000"/>
                          <w:sz w:val="36"/>
                          <w:szCs w:val="36"/>
                          <w:u w:val="single"/>
                        </w:rPr>
                        <w:t>Padre José Evangelista Marques Guimarães</w:t>
                      </w:r>
                      <w:r w:rsidR="00B2118F">
                        <w:rPr>
                          <w:rFonts w:ascii="Harrington" w:hAnsi="Harrington"/>
                          <w:color w:val="C00000"/>
                          <w:sz w:val="36"/>
                          <w:szCs w:val="36"/>
                          <w:u w:val="single"/>
                        </w:rPr>
                        <w:t xml:space="preserve"> </w:t>
                      </w:r>
                      <w:r w:rsidR="00D629F8">
                        <w:rPr>
                          <w:rFonts w:ascii="Harrington" w:hAnsi="Harrington"/>
                          <w:color w:val="C00000"/>
                          <w:sz w:val="36"/>
                          <w:szCs w:val="36"/>
                          <w:u w:val="single"/>
                        </w:rPr>
                        <w:t>(</w:t>
                      </w:r>
                      <w:r w:rsidR="00B2118F">
                        <w:rPr>
                          <w:rFonts w:ascii="Harrington" w:hAnsi="Harrington"/>
                          <w:color w:val="C00000"/>
                          <w:sz w:val="36"/>
                          <w:szCs w:val="36"/>
                          <w:u w:val="single"/>
                        </w:rPr>
                        <w:t>Padre Nico)</w:t>
                      </w:r>
                    </w:p>
                    <w:p w:rsidR="002919F2" w:rsidRPr="00B2118F" w:rsidRDefault="009209D7" w:rsidP="00D629F8">
                      <w:pPr>
                        <w:ind w:firstLine="0"/>
                        <w:jc w:val="center"/>
                        <w:rPr>
                          <w:rFonts w:ascii="Harrington" w:hAnsi="Harrington"/>
                          <w:b/>
                          <w:color w:val="C00000"/>
                          <w:sz w:val="64"/>
                          <w:szCs w:val="64"/>
                        </w:rPr>
                      </w:pPr>
                      <w:r>
                        <w:rPr>
                          <w:rFonts w:asciiTheme="majorHAnsi" w:hAnsiTheme="majorHAnsi"/>
                          <w:b/>
                          <w:color w:val="000000" w:themeColor="text1"/>
                          <w:sz w:val="28"/>
                          <w:szCs w:val="28"/>
                        </w:rPr>
                        <w:t>Pároco</w:t>
                      </w:r>
                      <w:r w:rsidR="00B2118F" w:rsidRPr="00B2118F">
                        <w:rPr>
                          <w:rFonts w:asciiTheme="majorHAnsi" w:hAnsiTheme="majorHAnsi"/>
                          <w:b/>
                          <w:color w:val="000000" w:themeColor="text1"/>
                          <w:sz w:val="28"/>
                          <w:szCs w:val="28"/>
                        </w:rPr>
                        <w:t xml:space="preserve"> por 50 anos </w:t>
                      </w:r>
                      <w:r w:rsidR="00D629F8">
                        <w:rPr>
                          <w:rFonts w:asciiTheme="majorHAnsi" w:hAnsiTheme="majorHAnsi"/>
                          <w:b/>
                          <w:color w:val="000000" w:themeColor="text1"/>
                          <w:sz w:val="28"/>
                          <w:szCs w:val="28"/>
                        </w:rPr>
                        <w:t>em Morro Vermelho</w:t>
                      </w:r>
                    </w:p>
                  </w:txbxContent>
                </v:textbox>
              </v:shape>
            </w:pict>
          </mc:Fallback>
        </mc:AlternateContent>
      </w:r>
    </w:p>
    <w:p w:rsidR="00CB1164" w:rsidRDefault="009C1575">
      <w:r>
        <w:rPr>
          <w:noProof/>
          <w:lang w:eastAsia="pt-BR"/>
        </w:rPr>
        <mc:AlternateContent>
          <mc:Choice Requires="wps">
            <w:drawing>
              <wp:anchor distT="0" distB="0" distL="114300" distR="114300" simplePos="0" relativeHeight="252352512" behindDoc="0" locked="0" layoutInCell="1" allowOverlap="1" wp14:anchorId="226479B2" wp14:editId="039D63C1">
                <wp:simplePos x="0" y="0"/>
                <wp:positionH relativeFrom="column">
                  <wp:posOffset>2484755</wp:posOffset>
                </wp:positionH>
                <wp:positionV relativeFrom="paragraph">
                  <wp:posOffset>8916363</wp:posOffset>
                </wp:positionV>
                <wp:extent cx="7275871" cy="2821858"/>
                <wp:effectExtent l="0" t="0" r="0" b="0"/>
                <wp:wrapNone/>
                <wp:docPr id="8" name="Caixa de Texto 8"/>
                <wp:cNvGraphicFramePr/>
                <a:graphic xmlns:a="http://schemas.openxmlformats.org/drawingml/2006/main">
                  <a:graphicData uri="http://schemas.microsoft.com/office/word/2010/wordprocessingShape">
                    <wps:wsp>
                      <wps:cNvSpPr txBox="1"/>
                      <wps:spPr>
                        <a:xfrm>
                          <a:off x="0" y="0"/>
                          <a:ext cx="7275871" cy="2821858"/>
                        </a:xfrm>
                        <a:prstGeom prst="rect">
                          <a:avLst/>
                        </a:prstGeom>
                        <a:noFill/>
                        <a:ln w="6350">
                          <a:noFill/>
                        </a:ln>
                      </wps:spPr>
                      <wps:txbx>
                        <w:txbxContent>
                          <w:p w:rsidR="00D95ACA" w:rsidRPr="00F93DFE" w:rsidRDefault="00D95ACA" w:rsidP="00D95ACA">
                            <w:pPr>
                              <w:pStyle w:val="Ttulo2"/>
                              <w:spacing w:before="0" w:line="336" w:lineRule="atLeast"/>
                              <w:rPr>
                                <w:rFonts w:ascii="Harrington" w:hAnsi="Harrington"/>
                                <w:color w:val="C00000"/>
                                <w:sz w:val="36"/>
                                <w:szCs w:val="36"/>
                                <w:u w:val="single"/>
                                <w:rPrChange w:id="7" w:author="Geraldo" w:date="2021-04-18T22:22:00Z">
                                  <w:rPr>
                                    <w:rFonts w:ascii="Harrington" w:hAnsi="Harrington"/>
                                    <w:b/>
                                    <w:color w:val="C00000"/>
                                    <w:sz w:val="36"/>
                                    <w:szCs w:val="36"/>
                                  </w:rPr>
                                </w:rPrChange>
                              </w:rPr>
                            </w:pPr>
                            <w:r w:rsidRPr="00F93DFE">
                              <w:rPr>
                                <w:rFonts w:ascii="Harrington" w:hAnsi="Harrington"/>
                                <w:color w:val="C00000"/>
                                <w:sz w:val="36"/>
                                <w:szCs w:val="36"/>
                                <w:u w:val="single"/>
                                <w:rPrChange w:id="8" w:author="Geraldo" w:date="2021-04-18T22:22:00Z">
                                  <w:rPr>
                                    <w:rFonts w:ascii="Harrington" w:hAnsi="Harrington"/>
                                    <w:b/>
                                    <w:color w:val="C00000"/>
                                    <w:sz w:val="36"/>
                                    <w:szCs w:val="36"/>
                                  </w:rPr>
                                </w:rPrChange>
                              </w:rPr>
                              <w:t>Anézia Maria Pinheiro</w:t>
                            </w:r>
                          </w:p>
                          <w:p w:rsidR="00D95ACA" w:rsidRPr="00D95ACA" w:rsidRDefault="00D95ACA" w:rsidP="00D95ACA">
                            <w:pPr>
                              <w:rPr>
                                <w:rFonts w:asciiTheme="majorHAnsi" w:hAnsiTheme="majorHAnsi"/>
                                <w:b/>
                                <w:sz w:val="28"/>
                                <w:szCs w:val="28"/>
                                <w:u w:val="single"/>
                                <w:rPrChange w:id="9" w:author="Geraldo" w:date="2021-04-18T15:33:00Z">
                                  <w:rPr>
                                    <w:rFonts w:asciiTheme="majorHAnsi" w:hAnsiTheme="majorHAnsi"/>
                                    <w:b/>
                                    <w:sz w:val="28"/>
                                    <w:szCs w:val="28"/>
                                  </w:rPr>
                                </w:rPrChange>
                              </w:rPr>
                            </w:pPr>
                            <w:r w:rsidRPr="00D95ACA">
                              <w:rPr>
                                <w:rFonts w:asciiTheme="majorHAnsi" w:hAnsiTheme="majorHAnsi"/>
                                <w:b/>
                                <w:sz w:val="28"/>
                                <w:szCs w:val="28"/>
                                <w:u w:val="single"/>
                                <w:rPrChange w:id="10" w:author="Geraldo" w:date="2021-04-18T15:33:00Z">
                                  <w:rPr>
                                    <w:rFonts w:asciiTheme="majorHAnsi" w:hAnsiTheme="majorHAnsi"/>
                                    <w:b/>
                                    <w:sz w:val="28"/>
                                    <w:szCs w:val="28"/>
                                  </w:rPr>
                                </w:rPrChange>
                              </w:rPr>
                              <w:t>Educadora</w:t>
                            </w:r>
                            <w:ins w:id="11" w:author="Geraldo" w:date="2021-04-18T21:55:00Z">
                              <w:r w:rsidR="00F93DFE">
                                <w:rPr>
                                  <w:rFonts w:asciiTheme="majorHAnsi" w:hAnsiTheme="majorHAnsi"/>
                                  <w:b/>
                                  <w:sz w:val="28"/>
                                  <w:szCs w:val="28"/>
                                  <w:u w:val="single"/>
                                </w:rPr>
                                <w:t>, ruralista</w:t>
                              </w:r>
                            </w:ins>
                          </w:p>
                          <w:p w:rsidR="00BA24F9" w:rsidRDefault="00D95ACA" w:rsidP="00D95ACA">
                            <w:pPr>
                              <w:rPr>
                                <w:ins w:id="12" w:author="Geraldo" w:date="2021-04-18T15:34:00Z"/>
                                <w:rFonts w:asciiTheme="minorHAnsi" w:hAnsiTheme="minorHAnsi"/>
                                <w:color w:val="333333"/>
                                <w:sz w:val="20"/>
                                <w:szCs w:val="20"/>
                              </w:rPr>
                            </w:pPr>
                            <w:r w:rsidRPr="00D95ACA">
                              <w:rPr>
                                <w:rFonts w:asciiTheme="minorHAnsi" w:hAnsiTheme="minorHAnsi"/>
                                <w:color w:val="333333"/>
                                <w:sz w:val="20"/>
                                <w:szCs w:val="20"/>
                                <w:rPrChange w:id="13" w:author="Geraldo" w:date="2021-04-18T15:33:00Z">
                                  <w:rPr>
                                    <w:rFonts w:ascii="Verdana" w:hAnsi="Verdana"/>
                                    <w:color w:val="333333"/>
                                    <w:sz w:val="17"/>
                                    <w:szCs w:val="17"/>
                                  </w:rPr>
                                </w:rPrChange>
                              </w:rPr>
                              <w:t>Filha de Francisco de Assis Morais e Maria Jovelina Magalhães (Maria de Cândida), Anézia Maria Pinheiro nasceu em 18 de dezembro de 1930, no distrito de Morro Vermelho. De família numerosa</w:t>
                            </w:r>
                            <w:del w:id="14" w:author="Geraldo" w:date="2021-04-18T21:55:00Z">
                              <w:r w:rsidRPr="00D95ACA" w:rsidDel="004A6FFA">
                                <w:rPr>
                                  <w:rFonts w:asciiTheme="minorHAnsi" w:hAnsiTheme="minorHAnsi"/>
                                  <w:color w:val="333333"/>
                                  <w:sz w:val="20"/>
                                  <w:szCs w:val="20"/>
                                  <w:rPrChange w:id="15" w:author="Geraldo" w:date="2021-04-18T15:33:00Z">
                                    <w:rPr>
                                      <w:rFonts w:ascii="Verdana" w:hAnsi="Verdana"/>
                                      <w:color w:val="333333"/>
                                      <w:sz w:val="17"/>
                                      <w:szCs w:val="17"/>
                                    </w:rPr>
                                  </w:rPrChange>
                                </w:rPr>
                                <w:delText xml:space="preserve"> e simples</w:delText>
                              </w:r>
                            </w:del>
                            <w:r w:rsidRPr="00D95ACA">
                              <w:rPr>
                                <w:rFonts w:asciiTheme="minorHAnsi" w:hAnsiTheme="minorHAnsi"/>
                                <w:color w:val="333333"/>
                                <w:sz w:val="20"/>
                                <w:szCs w:val="20"/>
                                <w:rPrChange w:id="16" w:author="Geraldo" w:date="2021-04-18T15:33:00Z">
                                  <w:rPr>
                                    <w:rFonts w:ascii="Verdana" w:hAnsi="Verdana"/>
                                    <w:color w:val="333333"/>
                                    <w:sz w:val="17"/>
                                    <w:szCs w:val="17"/>
                                  </w:rPr>
                                </w:rPrChange>
                              </w:rPr>
                              <w:t>,</w:t>
                            </w:r>
                            <w:del w:id="17" w:author="Geraldo" w:date="2021-04-18T15:33:00Z">
                              <w:r w:rsidRPr="00D95ACA" w:rsidDel="00BA24F9">
                                <w:rPr>
                                  <w:rFonts w:asciiTheme="minorHAnsi" w:hAnsiTheme="minorHAnsi"/>
                                  <w:color w:val="333333"/>
                                  <w:sz w:val="20"/>
                                  <w:szCs w:val="20"/>
                                  <w:rPrChange w:id="18" w:author="Geraldo" w:date="2021-04-18T15:33:00Z">
                                    <w:rPr>
                                      <w:rFonts w:ascii="Verdana" w:hAnsi="Verdana"/>
                                      <w:color w:val="333333"/>
                                      <w:sz w:val="17"/>
                                      <w:szCs w:val="17"/>
                                    </w:rPr>
                                  </w:rPrChange>
                                </w:rPr>
                                <w:delText xml:space="preserve"> ela</w:delText>
                              </w:r>
                            </w:del>
                            <w:r w:rsidRPr="00D95ACA">
                              <w:rPr>
                                <w:rFonts w:asciiTheme="minorHAnsi" w:hAnsiTheme="minorHAnsi"/>
                                <w:color w:val="333333"/>
                                <w:sz w:val="20"/>
                                <w:szCs w:val="20"/>
                                <w:rPrChange w:id="19" w:author="Geraldo" w:date="2021-04-18T15:33:00Z">
                                  <w:rPr>
                                    <w:rFonts w:ascii="Verdana" w:hAnsi="Verdana"/>
                                    <w:color w:val="333333"/>
                                    <w:sz w:val="17"/>
                                    <w:szCs w:val="17"/>
                                  </w:rPr>
                                </w:rPrChange>
                              </w:rPr>
                              <w:t xml:space="preserve"> começou já na adolescência a trabalhar na lavoura com os pais e irmãos. De rara inteligência</w:t>
                            </w:r>
                            <w:ins w:id="20" w:author="Geraldo" w:date="2021-04-18T22:07:00Z">
                              <w:r w:rsidR="00755426">
                                <w:rPr>
                                  <w:rFonts w:asciiTheme="minorHAnsi" w:hAnsiTheme="minorHAnsi"/>
                                  <w:color w:val="333333"/>
                                  <w:sz w:val="20"/>
                                  <w:szCs w:val="20"/>
                                </w:rPr>
                                <w:t xml:space="preserve"> e dedicação</w:t>
                              </w:r>
                            </w:ins>
                            <w:r w:rsidRPr="00D95ACA">
                              <w:rPr>
                                <w:rFonts w:asciiTheme="minorHAnsi" w:hAnsiTheme="minorHAnsi"/>
                                <w:color w:val="333333"/>
                                <w:sz w:val="20"/>
                                <w:szCs w:val="20"/>
                                <w:rPrChange w:id="21" w:author="Geraldo" w:date="2021-04-18T15:33:00Z">
                                  <w:rPr>
                                    <w:rFonts w:ascii="Verdana" w:hAnsi="Verdana"/>
                                    <w:color w:val="333333"/>
                                    <w:sz w:val="17"/>
                                    <w:szCs w:val="17"/>
                                  </w:rPr>
                                </w:rPrChange>
                              </w:rPr>
                              <w:t xml:space="preserve">, aprendeu também desde criança </w:t>
                            </w:r>
                            <w:del w:id="22" w:author="Geraldo" w:date="2021-04-18T15:33:00Z">
                              <w:r w:rsidRPr="00D95ACA" w:rsidDel="00BA24F9">
                                <w:rPr>
                                  <w:rFonts w:asciiTheme="minorHAnsi" w:hAnsiTheme="minorHAnsi"/>
                                  <w:color w:val="333333"/>
                                  <w:sz w:val="20"/>
                                  <w:szCs w:val="20"/>
                                  <w:rPrChange w:id="23" w:author="Geraldo" w:date="2021-04-18T15:33:00Z">
                                    <w:rPr>
                                      <w:rFonts w:ascii="Verdana" w:hAnsi="Verdana"/>
                                      <w:color w:val="333333"/>
                                      <w:sz w:val="17"/>
                                      <w:szCs w:val="17"/>
                                    </w:rPr>
                                  </w:rPrChange>
                                </w:rPr>
                                <w:delText xml:space="preserve">o </w:delText>
                              </w:r>
                            </w:del>
                            <w:r w:rsidRPr="00D95ACA">
                              <w:rPr>
                                <w:rFonts w:asciiTheme="minorHAnsi" w:hAnsiTheme="minorHAnsi"/>
                                <w:color w:val="333333"/>
                                <w:sz w:val="20"/>
                                <w:szCs w:val="20"/>
                                <w:rPrChange w:id="24" w:author="Geraldo" w:date="2021-04-18T15:33:00Z">
                                  <w:rPr>
                                    <w:rFonts w:ascii="Verdana" w:hAnsi="Verdana"/>
                                    <w:color w:val="333333"/>
                                    <w:sz w:val="17"/>
                                    <w:szCs w:val="17"/>
                                  </w:rPr>
                                </w:rPrChange>
                              </w:rPr>
                              <w:t>os ofícios da costura e do bordado. Em 31 de dezembro de 1955, Anézia casou-se com Benedito Evangelista Pinheiro, com quem teve quatro filhos.</w:t>
                            </w:r>
                          </w:p>
                          <w:p w:rsidR="00D95ACA" w:rsidRPr="00D95ACA" w:rsidDel="00BA24F9" w:rsidRDefault="00BA24F9" w:rsidP="00D95ACA">
                            <w:pPr>
                              <w:rPr>
                                <w:del w:id="25" w:author="Geraldo" w:date="2021-04-18T15:35:00Z"/>
                                <w:rFonts w:asciiTheme="minorHAnsi" w:hAnsiTheme="minorHAnsi"/>
                                <w:color w:val="333333"/>
                                <w:sz w:val="20"/>
                                <w:szCs w:val="20"/>
                                <w:rPrChange w:id="26" w:author="Geraldo" w:date="2021-04-18T15:33:00Z">
                                  <w:rPr>
                                    <w:del w:id="27" w:author="Geraldo" w:date="2021-04-18T15:35:00Z"/>
                                    <w:rFonts w:ascii="Verdana" w:hAnsi="Verdana"/>
                                    <w:color w:val="333333"/>
                                    <w:sz w:val="17"/>
                                    <w:szCs w:val="17"/>
                                  </w:rPr>
                                </w:rPrChange>
                              </w:rPr>
                            </w:pPr>
                            <w:ins w:id="28" w:author="Geraldo" w:date="2021-04-18T15:34:00Z">
                              <w:r>
                                <w:rPr>
                                  <w:rFonts w:asciiTheme="minorHAnsi" w:hAnsiTheme="minorHAnsi"/>
                                  <w:color w:val="333333"/>
                                  <w:sz w:val="20"/>
                                  <w:szCs w:val="20"/>
                                </w:rPr>
                                <w:t>Anézia Maria Pinheiro</w:t>
                              </w:r>
                            </w:ins>
                            <w:r w:rsidR="00D95ACA" w:rsidRPr="00D95ACA">
                              <w:rPr>
                                <w:rFonts w:asciiTheme="minorHAnsi" w:hAnsiTheme="minorHAnsi"/>
                                <w:color w:val="333333"/>
                                <w:sz w:val="20"/>
                                <w:szCs w:val="20"/>
                                <w:rPrChange w:id="29" w:author="Geraldo" w:date="2021-04-18T15:33:00Z">
                                  <w:rPr>
                                    <w:rFonts w:ascii="Verdana" w:hAnsi="Verdana"/>
                                    <w:color w:val="333333"/>
                                    <w:sz w:val="17"/>
                                    <w:szCs w:val="17"/>
                                  </w:rPr>
                                </w:rPrChange>
                              </w:rPr>
                              <w:t xml:space="preserve"> </w:t>
                            </w:r>
                            <w:ins w:id="30" w:author="Geraldo" w:date="2021-04-18T15:34:00Z">
                              <w:r>
                                <w:rPr>
                                  <w:rFonts w:asciiTheme="minorHAnsi" w:hAnsiTheme="minorHAnsi"/>
                                  <w:color w:val="333333"/>
                                  <w:sz w:val="20"/>
                                  <w:szCs w:val="20"/>
                                </w:rPr>
                                <w:t>t</w:t>
                              </w:r>
                            </w:ins>
                            <w:del w:id="31" w:author="Geraldo" w:date="2021-04-18T15:34:00Z">
                              <w:r w:rsidR="00D95ACA" w:rsidRPr="00D95ACA" w:rsidDel="00BA24F9">
                                <w:rPr>
                                  <w:rFonts w:asciiTheme="minorHAnsi" w:hAnsiTheme="minorHAnsi"/>
                                  <w:color w:val="333333"/>
                                  <w:sz w:val="20"/>
                                  <w:szCs w:val="20"/>
                                  <w:rPrChange w:id="32" w:author="Geraldo" w:date="2021-04-18T15:33:00Z">
                                    <w:rPr>
                                      <w:rFonts w:ascii="Verdana" w:hAnsi="Verdana"/>
                                      <w:color w:val="333333"/>
                                      <w:sz w:val="17"/>
                                      <w:szCs w:val="17"/>
                                    </w:rPr>
                                  </w:rPrChange>
                                </w:rPr>
                                <w:delText>T</w:delText>
                              </w:r>
                            </w:del>
                            <w:r w:rsidR="00D95ACA" w:rsidRPr="00D95ACA">
                              <w:rPr>
                                <w:rFonts w:asciiTheme="minorHAnsi" w:hAnsiTheme="minorHAnsi"/>
                                <w:color w:val="333333"/>
                                <w:sz w:val="20"/>
                                <w:szCs w:val="20"/>
                                <w:rPrChange w:id="33" w:author="Geraldo" w:date="2021-04-18T15:33:00Z">
                                  <w:rPr>
                                    <w:rFonts w:ascii="Verdana" w:hAnsi="Verdana"/>
                                    <w:color w:val="333333"/>
                                    <w:sz w:val="17"/>
                                    <w:szCs w:val="17"/>
                                  </w:rPr>
                                </w:rPrChange>
                              </w:rPr>
                              <w:t>eve atua</w:t>
                            </w:r>
                            <w:ins w:id="34" w:author="Geraldo" w:date="2021-04-18T15:34:00Z">
                              <w:r>
                                <w:rPr>
                                  <w:rFonts w:asciiTheme="minorHAnsi" w:hAnsiTheme="minorHAnsi"/>
                                  <w:color w:val="333333"/>
                                  <w:sz w:val="20"/>
                                  <w:szCs w:val="20"/>
                                </w:rPr>
                                <w:t>ção destacada</w:t>
                              </w:r>
                            </w:ins>
                            <w:del w:id="35" w:author="Geraldo" w:date="2021-04-18T15:34:00Z">
                              <w:r w:rsidR="00D95ACA" w:rsidRPr="00D95ACA" w:rsidDel="00BA24F9">
                                <w:rPr>
                                  <w:rFonts w:asciiTheme="minorHAnsi" w:hAnsiTheme="minorHAnsi"/>
                                  <w:color w:val="333333"/>
                                  <w:sz w:val="20"/>
                                  <w:szCs w:val="20"/>
                                  <w:rPrChange w:id="36" w:author="Geraldo" w:date="2021-04-18T15:33:00Z">
                                    <w:rPr>
                                      <w:rFonts w:ascii="Verdana" w:hAnsi="Verdana"/>
                                      <w:color w:val="333333"/>
                                      <w:sz w:val="17"/>
                                      <w:szCs w:val="17"/>
                                    </w:rPr>
                                  </w:rPrChange>
                                </w:rPr>
                                <w:delText>ções</w:delText>
                              </w:r>
                            </w:del>
                            <w:r w:rsidR="00D95ACA" w:rsidRPr="00D95ACA">
                              <w:rPr>
                                <w:rFonts w:asciiTheme="minorHAnsi" w:hAnsiTheme="minorHAnsi"/>
                                <w:color w:val="333333"/>
                                <w:sz w:val="20"/>
                                <w:szCs w:val="20"/>
                                <w:rPrChange w:id="37" w:author="Geraldo" w:date="2021-04-18T15:33:00Z">
                                  <w:rPr>
                                    <w:rFonts w:ascii="Verdana" w:hAnsi="Verdana"/>
                                    <w:color w:val="333333"/>
                                    <w:sz w:val="17"/>
                                    <w:szCs w:val="17"/>
                                  </w:rPr>
                                </w:rPrChange>
                              </w:rPr>
                              <w:t xml:space="preserve"> </w:t>
                            </w:r>
                            <w:del w:id="38" w:author="Geraldo" w:date="2021-04-18T15:36:00Z">
                              <w:r w:rsidR="00D95ACA" w:rsidRPr="00D95ACA" w:rsidDel="00BA24F9">
                                <w:rPr>
                                  <w:rFonts w:asciiTheme="minorHAnsi" w:hAnsiTheme="minorHAnsi"/>
                                  <w:color w:val="333333"/>
                                  <w:sz w:val="20"/>
                                  <w:szCs w:val="20"/>
                                  <w:rPrChange w:id="39" w:author="Geraldo" w:date="2021-04-18T15:33:00Z">
                                    <w:rPr>
                                      <w:rFonts w:ascii="Verdana" w:hAnsi="Verdana"/>
                                      <w:color w:val="333333"/>
                                      <w:sz w:val="17"/>
                                      <w:szCs w:val="17"/>
                                    </w:rPr>
                                  </w:rPrChange>
                                </w:rPr>
                                <w:delText>na</w:delText>
                              </w:r>
                            </w:del>
                            <w:ins w:id="40" w:author="Geraldo" w:date="2021-04-18T15:36:00Z">
                              <w:r>
                                <w:rPr>
                                  <w:rFonts w:asciiTheme="minorHAnsi" w:hAnsiTheme="minorHAnsi"/>
                                  <w:color w:val="333333"/>
                                  <w:sz w:val="20"/>
                                  <w:szCs w:val="20"/>
                                </w:rPr>
                                <w:t>no aprendizado escolar do distrito</w:t>
                              </w:r>
                            </w:ins>
                            <w:del w:id="41" w:author="Geraldo" w:date="2021-04-18T15:36:00Z">
                              <w:r w:rsidR="00D95ACA" w:rsidRPr="00D95ACA" w:rsidDel="00BA24F9">
                                <w:rPr>
                                  <w:rFonts w:asciiTheme="minorHAnsi" w:hAnsiTheme="minorHAnsi"/>
                                  <w:color w:val="333333"/>
                                  <w:sz w:val="20"/>
                                  <w:szCs w:val="20"/>
                                  <w:rPrChange w:id="42" w:author="Geraldo" w:date="2021-04-18T15:33:00Z">
                                    <w:rPr>
                                      <w:rFonts w:ascii="Verdana" w:hAnsi="Verdana"/>
                                      <w:color w:val="333333"/>
                                      <w:sz w:val="17"/>
                                      <w:szCs w:val="17"/>
                                    </w:rPr>
                                  </w:rPrChange>
                                </w:rPr>
                                <w:delText xml:space="preserve"> Escola Cobinadas de Morro Vermelho</w:delText>
                              </w:r>
                            </w:del>
                            <w:del w:id="43" w:author="Geraldo" w:date="2021-04-18T15:35:00Z">
                              <w:r w:rsidR="00D95ACA" w:rsidRPr="00D95ACA" w:rsidDel="00BA24F9">
                                <w:rPr>
                                  <w:rFonts w:asciiTheme="minorHAnsi" w:hAnsiTheme="minorHAnsi"/>
                                  <w:color w:val="333333"/>
                                  <w:sz w:val="20"/>
                                  <w:szCs w:val="20"/>
                                  <w:rPrChange w:id="44" w:author="Geraldo" w:date="2021-04-18T15:33:00Z">
                                    <w:rPr>
                                      <w:rFonts w:ascii="Verdana" w:hAnsi="Verdana"/>
                                      <w:color w:val="333333"/>
                                      <w:sz w:val="17"/>
                                      <w:szCs w:val="17"/>
                                    </w:rPr>
                                  </w:rPrChange>
                                </w:rPr>
                                <w:delText>,</w:delText>
                              </w:r>
                            </w:del>
                            <w:del w:id="45" w:author="Geraldo" w:date="2021-04-18T15:36:00Z">
                              <w:r w:rsidR="00D95ACA" w:rsidRPr="00D95ACA" w:rsidDel="00BA24F9">
                                <w:rPr>
                                  <w:rFonts w:asciiTheme="minorHAnsi" w:hAnsiTheme="minorHAnsi"/>
                                  <w:color w:val="333333"/>
                                  <w:sz w:val="20"/>
                                  <w:szCs w:val="20"/>
                                  <w:rPrChange w:id="46" w:author="Geraldo" w:date="2021-04-18T15:33:00Z">
                                    <w:rPr>
                                      <w:rFonts w:ascii="Verdana" w:hAnsi="Verdana"/>
                                      <w:color w:val="333333"/>
                                      <w:sz w:val="17"/>
                                      <w:szCs w:val="17"/>
                                    </w:rPr>
                                  </w:rPrChange>
                                </w:rPr>
                                <w:delText xml:space="preserve"> Escola Estadual de Cutão</w:delText>
                              </w:r>
                            </w:del>
                            <w:del w:id="47" w:author="Geraldo" w:date="2021-04-18T15:35:00Z">
                              <w:r w:rsidR="00D95ACA" w:rsidRPr="00D95ACA" w:rsidDel="00BA24F9">
                                <w:rPr>
                                  <w:rFonts w:asciiTheme="minorHAnsi" w:hAnsiTheme="minorHAnsi"/>
                                  <w:color w:val="333333"/>
                                  <w:sz w:val="20"/>
                                  <w:szCs w:val="20"/>
                                  <w:rPrChange w:id="48" w:author="Geraldo" w:date="2021-04-18T15:33:00Z">
                                    <w:rPr>
                                      <w:rFonts w:ascii="Verdana" w:hAnsi="Verdana"/>
                                      <w:color w:val="333333"/>
                                      <w:sz w:val="17"/>
                                      <w:szCs w:val="17"/>
                                    </w:rPr>
                                  </w:rPrChange>
                                </w:rPr>
                                <w:delText xml:space="preserve"> e Escola Estadual de Morro Vermelho. </w:delText>
                              </w:r>
                            </w:del>
                          </w:p>
                          <w:p w:rsidR="001C6F29" w:rsidRDefault="00BA24F9" w:rsidP="00D95ACA">
                            <w:pPr>
                              <w:rPr>
                                <w:rFonts w:asciiTheme="minorHAnsi" w:hAnsiTheme="minorHAnsi"/>
                                <w:color w:val="333333"/>
                                <w:sz w:val="20"/>
                                <w:szCs w:val="20"/>
                              </w:rPr>
                            </w:pPr>
                            <w:ins w:id="49" w:author="Geraldo" w:date="2021-04-18T15:35:00Z">
                              <w:r>
                                <w:rPr>
                                  <w:rFonts w:asciiTheme="minorHAnsi" w:hAnsiTheme="minorHAnsi"/>
                                  <w:color w:val="333333"/>
                                  <w:sz w:val="20"/>
                                  <w:szCs w:val="20"/>
                                </w:rPr>
                                <w:t xml:space="preserve">. </w:t>
                              </w:r>
                            </w:ins>
                            <w:r w:rsidR="00D95ACA" w:rsidRPr="00D95ACA">
                              <w:rPr>
                                <w:rFonts w:asciiTheme="minorHAnsi" w:hAnsiTheme="minorHAnsi"/>
                                <w:color w:val="333333"/>
                                <w:sz w:val="20"/>
                                <w:szCs w:val="20"/>
                                <w:rPrChange w:id="50" w:author="Geraldo" w:date="2021-04-18T15:33:00Z">
                                  <w:rPr>
                                    <w:rFonts w:ascii="Verdana" w:hAnsi="Verdana"/>
                                    <w:color w:val="333333"/>
                                    <w:sz w:val="17"/>
                                    <w:szCs w:val="17"/>
                                  </w:rPr>
                                </w:rPrChange>
                              </w:rPr>
                              <w:t xml:space="preserve">Com a falta de professores no povoado e nas áreas rurais, </w:t>
                            </w:r>
                            <w:del w:id="51" w:author="Geraldo" w:date="2021-04-18T15:35:00Z">
                              <w:r w:rsidR="00D95ACA" w:rsidRPr="00D95ACA" w:rsidDel="00BA24F9">
                                <w:rPr>
                                  <w:rFonts w:asciiTheme="minorHAnsi" w:hAnsiTheme="minorHAnsi"/>
                                  <w:color w:val="333333"/>
                                  <w:sz w:val="20"/>
                                  <w:szCs w:val="20"/>
                                  <w:rPrChange w:id="52" w:author="Geraldo" w:date="2021-04-18T15:33:00Z">
                                    <w:rPr>
                                      <w:rFonts w:ascii="Verdana" w:hAnsi="Verdana"/>
                                      <w:color w:val="333333"/>
                                      <w:sz w:val="17"/>
                                      <w:szCs w:val="17"/>
                                    </w:rPr>
                                  </w:rPrChange>
                                </w:rPr>
                                <w:delText>Anézia Pinheiro</w:delText>
                              </w:r>
                            </w:del>
                            <w:del w:id="53" w:author="Geraldo" w:date="2021-04-18T22:07:00Z">
                              <w:r w:rsidR="00D95ACA" w:rsidRPr="00D95ACA" w:rsidDel="00D57DFA">
                                <w:rPr>
                                  <w:rFonts w:asciiTheme="minorHAnsi" w:hAnsiTheme="minorHAnsi"/>
                                  <w:color w:val="333333"/>
                                  <w:sz w:val="20"/>
                                  <w:szCs w:val="20"/>
                                  <w:rPrChange w:id="54" w:author="Geraldo" w:date="2021-04-18T15:33:00Z">
                                    <w:rPr>
                                      <w:rFonts w:ascii="Verdana" w:hAnsi="Verdana"/>
                                      <w:color w:val="333333"/>
                                      <w:sz w:val="17"/>
                                      <w:szCs w:val="17"/>
                                    </w:rPr>
                                  </w:rPrChange>
                                </w:rPr>
                                <w:delText xml:space="preserve">, </w:delText>
                              </w:r>
                            </w:del>
                            <w:r w:rsidR="00D95ACA" w:rsidRPr="00D95ACA">
                              <w:rPr>
                                <w:rFonts w:asciiTheme="minorHAnsi" w:hAnsiTheme="minorHAnsi"/>
                                <w:color w:val="333333"/>
                                <w:sz w:val="20"/>
                                <w:szCs w:val="20"/>
                                <w:rPrChange w:id="55" w:author="Geraldo" w:date="2021-04-18T15:33:00Z">
                                  <w:rPr>
                                    <w:rFonts w:ascii="Verdana" w:hAnsi="Verdana"/>
                                    <w:color w:val="333333"/>
                                    <w:sz w:val="17"/>
                                    <w:szCs w:val="17"/>
                                  </w:rPr>
                                </w:rPrChange>
                              </w:rPr>
                              <w:t>mesmo sem formação acadê</w:t>
                            </w:r>
                            <w:ins w:id="56" w:author="Geraldo" w:date="2021-04-18T15:35:00Z">
                              <w:r>
                                <w:rPr>
                                  <w:rFonts w:asciiTheme="minorHAnsi" w:hAnsiTheme="minorHAnsi"/>
                                  <w:color w:val="333333"/>
                                  <w:sz w:val="20"/>
                                  <w:szCs w:val="20"/>
                                </w:rPr>
                                <w:t>mi</w:t>
                              </w:r>
                            </w:ins>
                            <w:del w:id="57" w:author="Geraldo" w:date="2021-04-18T15:35:00Z">
                              <w:r w:rsidR="00D95ACA" w:rsidRPr="00D95ACA" w:rsidDel="00BA24F9">
                                <w:rPr>
                                  <w:rFonts w:asciiTheme="minorHAnsi" w:hAnsiTheme="minorHAnsi"/>
                                  <w:color w:val="333333"/>
                                  <w:sz w:val="20"/>
                                  <w:szCs w:val="20"/>
                                  <w:rPrChange w:id="58" w:author="Geraldo" w:date="2021-04-18T15:33:00Z">
                                    <w:rPr>
                                      <w:rFonts w:ascii="Verdana" w:hAnsi="Verdana"/>
                                      <w:color w:val="333333"/>
                                      <w:sz w:val="17"/>
                                      <w:szCs w:val="17"/>
                                    </w:rPr>
                                  </w:rPrChange>
                                </w:rPr>
                                <w:delText>nc</w:delText>
                              </w:r>
                            </w:del>
                            <w:ins w:id="59" w:author="Geraldo" w:date="2021-04-18T15:35:00Z">
                              <w:r>
                                <w:rPr>
                                  <w:rFonts w:asciiTheme="minorHAnsi" w:hAnsiTheme="minorHAnsi"/>
                                  <w:color w:val="333333"/>
                                  <w:sz w:val="20"/>
                                  <w:szCs w:val="20"/>
                                </w:rPr>
                                <w:t>ca</w:t>
                              </w:r>
                            </w:ins>
                            <w:ins w:id="60" w:author="Geraldo" w:date="2021-04-18T22:07:00Z">
                              <w:r w:rsidR="00D57DFA">
                                <w:rPr>
                                  <w:rFonts w:asciiTheme="minorHAnsi" w:hAnsiTheme="minorHAnsi"/>
                                  <w:color w:val="333333"/>
                                  <w:sz w:val="20"/>
                                  <w:szCs w:val="20"/>
                                </w:rPr>
                                <w:t xml:space="preserve"> ela</w:t>
                              </w:r>
                            </w:ins>
                            <w:del w:id="61" w:author="Geraldo" w:date="2021-04-18T15:35:00Z">
                              <w:r w:rsidR="00D95ACA" w:rsidRPr="00D95ACA" w:rsidDel="00BA24F9">
                                <w:rPr>
                                  <w:rFonts w:asciiTheme="minorHAnsi" w:hAnsiTheme="minorHAnsi"/>
                                  <w:color w:val="333333"/>
                                  <w:sz w:val="20"/>
                                  <w:szCs w:val="20"/>
                                  <w:rPrChange w:id="62" w:author="Geraldo" w:date="2021-04-18T15:33:00Z">
                                    <w:rPr>
                                      <w:rFonts w:ascii="Verdana" w:hAnsi="Verdana"/>
                                      <w:color w:val="333333"/>
                                      <w:sz w:val="17"/>
                                      <w:szCs w:val="17"/>
                                    </w:rPr>
                                  </w:rPrChange>
                                </w:rPr>
                                <w:delText>ia</w:delText>
                              </w:r>
                            </w:del>
                            <w:del w:id="63" w:author="Geraldo" w:date="2021-04-18T22:07:00Z">
                              <w:r w:rsidR="00D95ACA" w:rsidRPr="00D95ACA" w:rsidDel="00D57DFA">
                                <w:rPr>
                                  <w:rFonts w:asciiTheme="minorHAnsi" w:hAnsiTheme="minorHAnsi"/>
                                  <w:color w:val="333333"/>
                                  <w:sz w:val="20"/>
                                  <w:szCs w:val="20"/>
                                  <w:rPrChange w:id="64" w:author="Geraldo" w:date="2021-04-18T15:33:00Z">
                                    <w:rPr>
                                      <w:rFonts w:ascii="Verdana" w:hAnsi="Verdana"/>
                                      <w:color w:val="333333"/>
                                      <w:sz w:val="17"/>
                                      <w:szCs w:val="17"/>
                                    </w:rPr>
                                  </w:rPrChange>
                                </w:rPr>
                                <w:delText>,</w:delText>
                              </w:r>
                            </w:del>
                            <w:r w:rsidR="00D95ACA" w:rsidRPr="00D95ACA">
                              <w:rPr>
                                <w:rFonts w:asciiTheme="minorHAnsi" w:hAnsiTheme="minorHAnsi"/>
                                <w:color w:val="333333"/>
                                <w:sz w:val="20"/>
                                <w:szCs w:val="20"/>
                                <w:rPrChange w:id="65" w:author="Geraldo" w:date="2021-04-18T15:33:00Z">
                                  <w:rPr>
                                    <w:rFonts w:ascii="Verdana" w:hAnsi="Verdana"/>
                                    <w:color w:val="333333"/>
                                    <w:sz w:val="17"/>
                                    <w:szCs w:val="17"/>
                                  </w:rPr>
                                </w:rPrChange>
                              </w:rPr>
                              <w:t xml:space="preserve"> </w:t>
                            </w:r>
                            <w:ins w:id="66" w:author="Geraldo" w:date="2021-04-18T15:36:00Z">
                              <w:r>
                                <w:rPr>
                                  <w:rFonts w:asciiTheme="minorHAnsi" w:hAnsiTheme="minorHAnsi"/>
                                  <w:color w:val="333333"/>
                                  <w:sz w:val="20"/>
                                  <w:szCs w:val="20"/>
                                </w:rPr>
                                <w:t>comandou as</w:t>
                              </w:r>
                            </w:ins>
                            <w:del w:id="67" w:author="Geraldo" w:date="2021-04-18T15:36:00Z">
                              <w:r w:rsidR="00D95ACA" w:rsidRPr="00D95ACA" w:rsidDel="00BA24F9">
                                <w:rPr>
                                  <w:rFonts w:asciiTheme="minorHAnsi" w:hAnsiTheme="minorHAnsi"/>
                                  <w:color w:val="333333"/>
                                  <w:sz w:val="20"/>
                                  <w:szCs w:val="20"/>
                                  <w:rPrChange w:id="68" w:author="Geraldo" w:date="2021-04-18T15:33:00Z">
                                    <w:rPr>
                                      <w:rFonts w:ascii="Verdana" w:hAnsi="Verdana"/>
                                      <w:color w:val="333333"/>
                                      <w:sz w:val="17"/>
                                      <w:szCs w:val="17"/>
                                    </w:rPr>
                                  </w:rPrChange>
                                </w:rPr>
                                <w:delText>dirigiu</w:delText>
                              </w:r>
                            </w:del>
                            <w:r w:rsidR="00D95ACA" w:rsidRPr="00D95ACA">
                              <w:rPr>
                                <w:rFonts w:asciiTheme="minorHAnsi" w:hAnsiTheme="minorHAnsi"/>
                                <w:color w:val="333333"/>
                                <w:sz w:val="20"/>
                                <w:szCs w:val="20"/>
                                <w:rPrChange w:id="69" w:author="Geraldo" w:date="2021-04-18T15:33:00Z">
                                  <w:rPr>
                                    <w:rFonts w:ascii="Verdana" w:hAnsi="Verdana"/>
                                    <w:color w:val="333333"/>
                                    <w:sz w:val="17"/>
                                    <w:szCs w:val="17"/>
                                  </w:rPr>
                                </w:rPrChange>
                              </w:rPr>
                              <w:t xml:space="preserve"> </w:t>
                            </w:r>
                            <w:del w:id="70" w:author="Geraldo" w:date="2021-04-18T15:36:00Z">
                              <w:r w:rsidR="00D95ACA" w:rsidRPr="00D95ACA" w:rsidDel="00BA24F9">
                                <w:rPr>
                                  <w:rFonts w:asciiTheme="minorHAnsi" w:hAnsiTheme="minorHAnsi"/>
                                  <w:color w:val="333333"/>
                                  <w:sz w:val="20"/>
                                  <w:szCs w:val="20"/>
                                  <w:rPrChange w:id="71" w:author="Geraldo" w:date="2021-04-18T15:33:00Z">
                                    <w:rPr>
                                      <w:rFonts w:ascii="Verdana" w:hAnsi="Verdana"/>
                                      <w:color w:val="333333"/>
                                      <w:sz w:val="17"/>
                                      <w:szCs w:val="17"/>
                                    </w:rPr>
                                  </w:rPrChange>
                                </w:rPr>
                                <w:delText xml:space="preserve">as </w:delText>
                              </w:r>
                            </w:del>
                            <w:ins w:id="72" w:author="Geraldo" w:date="2021-04-18T15:30:00Z">
                              <w:r w:rsidR="00D95ACA" w:rsidRPr="00D95ACA">
                                <w:rPr>
                                  <w:rFonts w:asciiTheme="minorHAnsi" w:hAnsiTheme="minorHAnsi"/>
                                  <w:color w:val="333333"/>
                                  <w:sz w:val="20"/>
                                  <w:szCs w:val="20"/>
                                  <w:rPrChange w:id="73" w:author="Geraldo" w:date="2021-04-18T15:33:00Z">
                                    <w:rPr>
                                      <w:rFonts w:ascii="Verdana" w:hAnsi="Verdana"/>
                                      <w:color w:val="333333"/>
                                      <w:sz w:val="17"/>
                                      <w:szCs w:val="17"/>
                                    </w:rPr>
                                  </w:rPrChange>
                                </w:rPr>
                                <w:t>então Escolas Combinadas de</w:t>
                              </w:r>
                            </w:ins>
                            <w:del w:id="74" w:author="Geraldo" w:date="2021-04-18T15:30:00Z">
                              <w:r w:rsidR="00D95ACA" w:rsidRPr="00D95ACA" w:rsidDel="00D95ACA">
                                <w:rPr>
                                  <w:rFonts w:asciiTheme="minorHAnsi" w:hAnsiTheme="minorHAnsi"/>
                                  <w:color w:val="333333"/>
                                  <w:sz w:val="20"/>
                                  <w:szCs w:val="20"/>
                                  <w:rPrChange w:id="75" w:author="Geraldo" w:date="2021-04-18T15:33:00Z">
                                    <w:rPr>
                                      <w:rFonts w:ascii="Verdana" w:hAnsi="Verdana"/>
                                      <w:color w:val="333333"/>
                                      <w:sz w:val="17"/>
                                      <w:szCs w:val="17"/>
                                    </w:rPr>
                                  </w:rPrChange>
                                </w:rPr>
                                <w:delText>a dirigir a Escola Cobinadas de</w:delText>
                              </w:r>
                            </w:del>
                            <w:r w:rsidR="00D95ACA" w:rsidRPr="00D95ACA">
                              <w:rPr>
                                <w:rFonts w:asciiTheme="minorHAnsi" w:hAnsiTheme="minorHAnsi"/>
                                <w:color w:val="333333"/>
                                <w:sz w:val="20"/>
                                <w:szCs w:val="20"/>
                                <w:rPrChange w:id="76" w:author="Geraldo" w:date="2021-04-18T15:33:00Z">
                                  <w:rPr>
                                    <w:rFonts w:ascii="Verdana" w:hAnsi="Verdana"/>
                                    <w:color w:val="333333"/>
                                    <w:sz w:val="17"/>
                                    <w:szCs w:val="17"/>
                                  </w:rPr>
                                </w:rPrChange>
                              </w:rPr>
                              <w:t xml:space="preserve"> Morro Vermelho e a</w:t>
                            </w:r>
                            <w:ins w:id="77" w:author="Geraldo" w:date="2021-04-18T15:31:00Z">
                              <w:r w:rsidR="00D95ACA" w:rsidRPr="00D95ACA">
                                <w:rPr>
                                  <w:rFonts w:asciiTheme="minorHAnsi" w:hAnsiTheme="minorHAnsi"/>
                                  <w:color w:val="333333"/>
                                  <w:sz w:val="20"/>
                                  <w:szCs w:val="20"/>
                                  <w:rPrChange w:id="78" w:author="Geraldo" w:date="2021-04-18T15:33:00Z">
                                    <w:rPr>
                                      <w:rFonts w:ascii="Verdana" w:hAnsi="Verdana"/>
                                      <w:color w:val="333333"/>
                                      <w:sz w:val="17"/>
                                      <w:szCs w:val="17"/>
                                    </w:rPr>
                                  </w:rPrChange>
                                </w:rPr>
                                <w:t xml:space="preserve"> Escola</w:t>
                              </w:r>
                            </w:ins>
                            <w:r w:rsidR="00D95ACA" w:rsidRPr="00D95ACA">
                              <w:rPr>
                                <w:rFonts w:asciiTheme="minorHAnsi" w:hAnsiTheme="minorHAnsi"/>
                                <w:color w:val="333333"/>
                                <w:sz w:val="20"/>
                                <w:szCs w:val="20"/>
                                <w:rPrChange w:id="79" w:author="Geraldo" w:date="2021-04-18T15:33:00Z">
                                  <w:rPr>
                                    <w:rFonts w:ascii="Verdana" w:hAnsi="Verdana"/>
                                    <w:color w:val="333333"/>
                                    <w:sz w:val="17"/>
                                    <w:szCs w:val="17"/>
                                  </w:rPr>
                                </w:rPrChange>
                              </w:rPr>
                              <w:t xml:space="preserve"> Estadual de </w:t>
                            </w:r>
                            <w:proofErr w:type="spellStart"/>
                            <w:r w:rsidR="00D95ACA" w:rsidRPr="00D95ACA">
                              <w:rPr>
                                <w:rFonts w:asciiTheme="minorHAnsi" w:hAnsiTheme="minorHAnsi"/>
                                <w:color w:val="333333"/>
                                <w:sz w:val="20"/>
                                <w:szCs w:val="20"/>
                                <w:rPrChange w:id="80" w:author="Geraldo" w:date="2021-04-18T15:33:00Z">
                                  <w:rPr>
                                    <w:rFonts w:ascii="Verdana" w:hAnsi="Verdana"/>
                                    <w:color w:val="333333"/>
                                    <w:sz w:val="17"/>
                                    <w:szCs w:val="17"/>
                                  </w:rPr>
                                </w:rPrChange>
                              </w:rPr>
                              <w:t>Cutão</w:t>
                            </w:r>
                            <w:proofErr w:type="spellEnd"/>
                            <w:r w:rsidR="00D95ACA" w:rsidRPr="00D95ACA">
                              <w:rPr>
                                <w:rFonts w:asciiTheme="minorHAnsi" w:hAnsiTheme="minorHAnsi"/>
                                <w:color w:val="333333"/>
                                <w:sz w:val="20"/>
                                <w:szCs w:val="20"/>
                                <w:rPrChange w:id="81" w:author="Geraldo" w:date="2021-04-18T15:33:00Z">
                                  <w:rPr>
                                    <w:rFonts w:ascii="Verdana" w:hAnsi="Verdana"/>
                                    <w:color w:val="333333"/>
                                    <w:sz w:val="17"/>
                                    <w:szCs w:val="17"/>
                                  </w:rPr>
                                </w:rPrChange>
                              </w:rPr>
                              <w:t>,</w:t>
                            </w:r>
                            <w:ins w:id="82" w:author="Geraldo" w:date="2021-04-18T15:31:00Z">
                              <w:r w:rsidR="00D95ACA" w:rsidRPr="00D95ACA">
                                <w:rPr>
                                  <w:rFonts w:asciiTheme="minorHAnsi" w:hAnsiTheme="minorHAnsi"/>
                                  <w:color w:val="333333"/>
                                  <w:sz w:val="20"/>
                                  <w:szCs w:val="20"/>
                                  <w:rPrChange w:id="83" w:author="Geraldo" w:date="2021-04-18T15:33:00Z">
                                    <w:rPr>
                                      <w:rFonts w:ascii="Verdana" w:hAnsi="Verdana"/>
                                      <w:color w:val="333333"/>
                                      <w:sz w:val="17"/>
                                      <w:szCs w:val="17"/>
                                    </w:rPr>
                                  </w:rPrChange>
                                </w:rPr>
                                <w:t xml:space="preserve"> povoado a cinco quilômetros do distrito. Depois com a chegada de professores formados, </w:t>
                              </w:r>
                            </w:ins>
                            <w:del w:id="84" w:author="Geraldo" w:date="2021-04-18T15:31:00Z">
                              <w:r w:rsidR="00D95ACA" w:rsidRPr="00D95ACA" w:rsidDel="00D95ACA">
                                <w:rPr>
                                  <w:rFonts w:asciiTheme="minorHAnsi" w:hAnsiTheme="minorHAnsi"/>
                                  <w:color w:val="333333"/>
                                  <w:sz w:val="20"/>
                                  <w:szCs w:val="20"/>
                                  <w:rPrChange w:id="85" w:author="Geraldo" w:date="2021-04-18T15:33:00Z">
                                    <w:rPr>
                                      <w:rFonts w:ascii="Verdana" w:hAnsi="Verdana"/>
                                      <w:color w:val="333333"/>
                                      <w:sz w:val="17"/>
                                      <w:szCs w:val="17"/>
                                    </w:rPr>
                                  </w:rPrChange>
                                </w:rPr>
                                <w:delText xml:space="preserve"> mas </w:delText>
                              </w:r>
                            </w:del>
                            <w:r w:rsidR="00D95ACA" w:rsidRPr="00D95ACA">
                              <w:rPr>
                                <w:rFonts w:asciiTheme="minorHAnsi" w:hAnsiTheme="minorHAnsi"/>
                                <w:color w:val="333333"/>
                                <w:sz w:val="20"/>
                                <w:szCs w:val="20"/>
                                <w:rPrChange w:id="86" w:author="Geraldo" w:date="2021-04-18T15:33:00Z">
                                  <w:rPr>
                                    <w:rFonts w:ascii="Verdana" w:hAnsi="Verdana"/>
                                    <w:color w:val="333333"/>
                                    <w:sz w:val="17"/>
                                    <w:szCs w:val="17"/>
                                  </w:rPr>
                                </w:rPrChange>
                              </w:rPr>
                              <w:t>passou a atuar no</w:t>
                            </w:r>
                            <w:ins w:id="87" w:author="Geraldo" w:date="2021-04-18T15:37:00Z">
                              <w:r>
                                <w:rPr>
                                  <w:rFonts w:asciiTheme="minorHAnsi" w:hAnsiTheme="minorHAnsi"/>
                                  <w:color w:val="333333"/>
                                  <w:sz w:val="20"/>
                                  <w:szCs w:val="20"/>
                                </w:rPr>
                                <w:t xml:space="preserve"> comando</w:t>
                              </w:r>
                            </w:ins>
                            <w:del w:id="88" w:author="Geraldo" w:date="2021-04-18T15:37:00Z">
                              <w:r w:rsidR="00D95ACA" w:rsidRPr="00D95ACA" w:rsidDel="00BA24F9">
                                <w:rPr>
                                  <w:rFonts w:asciiTheme="minorHAnsi" w:hAnsiTheme="minorHAnsi"/>
                                  <w:color w:val="333333"/>
                                  <w:sz w:val="20"/>
                                  <w:szCs w:val="20"/>
                                  <w:rPrChange w:id="89" w:author="Geraldo" w:date="2021-04-18T15:33:00Z">
                                    <w:rPr>
                                      <w:rFonts w:ascii="Verdana" w:hAnsi="Verdana"/>
                                      <w:color w:val="333333"/>
                                      <w:sz w:val="17"/>
                                      <w:szCs w:val="17"/>
                                    </w:rPr>
                                  </w:rPrChange>
                                </w:rPr>
                                <w:delText>s</w:delText>
                              </w:r>
                            </w:del>
                            <w:r w:rsidR="00D95ACA" w:rsidRPr="00D95ACA">
                              <w:rPr>
                                <w:rFonts w:asciiTheme="minorHAnsi" w:hAnsiTheme="minorHAnsi"/>
                                <w:color w:val="333333"/>
                                <w:sz w:val="20"/>
                                <w:szCs w:val="20"/>
                                <w:rPrChange w:id="90" w:author="Geraldo" w:date="2021-04-18T15:33:00Z">
                                  <w:rPr>
                                    <w:rFonts w:ascii="Verdana" w:hAnsi="Verdana"/>
                                    <w:color w:val="333333"/>
                                    <w:sz w:val="17"/>
                                    <w:szCs w:val="17"/>
                                  </w:rPr>
                                </w:rPrChange>
                              </w:rPr>
                              <w:t xml:space="preserve"> </w:t>
                            </w:r>
                            <w:ins w:id="91" w:author="Geraldo" w:date="2021-04-18T21:56:00Z">
                              <w:r w:rsidR="004A6FFA">
                                <w:rPr>
                                  <w:rFonts w:asciiTheme="minorHAnsi" w:hAnsiTheme="minorHAnsi"/>
                                  <w:color w:val="333333"/>
                                  <w:sz w:val="20"/>
                                  <w:szCs w:val="20"/>
                                </w:rPr>
                                <w:t>de todos os serviços escolares fora das salas de aula.</w:t>
                              </w:r>
                            </w:ins>
                            <w:del w:id="92" w:author="Geraldo" w:date="2021-04-18T21:56:00Z">
                              <w:r w:rsidR="00D95ACA" w:rsidRPr="00D95ACA" w:rsidDel="004A6FFA">
                                <w:rPr>
                                  <w:rFonts w:asciiTheme="minorHAnsi" w:hAnsiTheme="minorHAnsi"/>
                                  <w:color w:val="333333"/>
                                  <w:sz w:val="20"/>
                                  <w:szCs w:val="20"/>
                                  <w:rPrChange w:id="93" w:author="Geraldo" w:date="2021-04-18T15:33:00Z">
                                    <w:rPr>
                                      <w:rFonts w:ascii="Verdana" w:hAnsi="Verdana"/>
                                      <w:color w:val="333333"/>
                                      <w:sz w:val="17"/>
                                      <w:szCs w:val="17"/>
                                    </w:rPr>
                                  </w:rPrChange>
                                </w:rPr>
                                <w:delText xml:space="preserve">serviços gerais </w:delText>
                              </w:r>
                            </w:del>
                            <w:del w:id="94" w:author="Geraldo" w:date="2021-04-18T15:32:00Z">
                              <w:r w:rsidR="00D95ACA" w:rsidRPr="00D95ACA" w:rsidDel="00D95ACA">
                                <w:rPr>
                                  <w:rFonts w:asciiTheme="minorHAnsi" w:hAnsiTheme="minorHAnsi"/>
                                  <w:color w:val="333333"/>
                                  <w:sz w:val="20"/>
                                  <w:szCs w:val="20"/>
                                  <w:rPrChange w:id="95" w:author="Geraldo" w:date="2021-04-18T15:33:00Z">
                                    <w:rPr>
                                      <w:rFonts w:ascii="Verdana" w:hAnsi="Verdana"/>
                                      <w:color w:val="333333"/>
                                      <w:sz w:val="17"/>
                                      <w:szCs w:val="17"/>
                                    </w:rPr>
                                  </w:rPrChange>
                                </w:rPr>
                                <w:delText>porque não tinha a formação acadêmica exigida pelo Estado</w:delText>
                              </w:r>
                            </w:del>
                            <w:del w:id="96" w:author="Geraldo" w:date="2021-04-18T21:56:00Z">
                              <w:r w:rsidR="00D95ACA" w:rsidRPr="00D95ACA" w:rsidDel="004A6FFA">
                                <w:rPr>
                                  <w:rFonts w:asciiTheme="minorHAnsi" w:hAnsiTheme="minorHAnsi"/>
                                  <w:color w:val="333333"/>
                                  <w:sz w:val="20"/>
                                  <w:szCs w:val="20"/>
                                  <w:rPrChange w:id="97" w:author="Geraldo" w:date="2021-04-18T15:33:00Z">
                                    <w:rPr>
                                      <w:rFonts w:ascii="Verdana" w:hAnsi="Verdana"/>
                                      <w:color w:val="333333"/>
                                      <w:sz w:val="17"/>
                                      <w:szCs w:val="17"/>
                                    </w:rPr>
                                  </w:rPrChange>
                                </w:rPr>
                                <w:delText>.</w:delText>
                              </w:r>
                            </w:del>
                            <w:r w:rsidR="001C6F29">
                              <w:rPr>
                                <w:rFonts w:asciiTheme="minorHAnsi" w:hAnsiTheme="minorHAnsi"/>
                                <w:color w:val="333333"/>
                                <w:sz w:val="20"/>
                                <w:szCs w:val="20"/>
                              </w:rPr>
                              <w:t xml:space="preserve"> </w:t>
                            </w:r>
                            <w:ins w:id="98" w:author="Geraldo" w:date="2021-04-18T15:32:00Z">
                              <w:r w:rsidR="00D95ACA" w:rsidRPr="00D95ACA">
                                <w:rPr>
                                  <w:rFonts w:asciiTheme="minorHAnsi" w:hAnsiTheme="minorHAnsi"/>
                                  <w:color w:val="333333"/>
                                  <w:sz w:val="20"/>
                                  <w:szCs w:val="20"/>
                                  <w:rPrChange w:id="99" w:author="Geraldo" w:date="2021-04-18T15:33:00Z">
                                    <w:rPr>
                                      <w:rFonts w:ascii="Verdana" w:hAnsi="Verdana"/>
                                      <w:color w:val="333333"/>
                                      <w:sz w:val="17"/>
                                      <w:szCs w:val="17"/>
                                    </w:rPr>
                                  </w:rPrChange>
                                </w:rPr>
                                <w:t>E</w:t>
                              </w:r>
                            </w:ins>
                            <w:del w:id="100" w:author="Geraldo" w:date="2021-04-18T15:32:00Z">
                              <w:r w:rsidR="00D95ACA" w:rsidRPr="00D95ACA" w:rsidDel="00D95ACA">
                                <w:rPr>
                                  <w:rFonts w:asciiTheme="minorHAnsi" w:hAnsiTheme="minorHAnsi"/>
                                  <w:color w:val="333333"/>
                                  <w:sz w:val="20"/>
                                  <w:szCs w:val="20"/>
                                  <w:rPrChange w:id="101" w:author="Geraldo" w:date="2021-04-18T15:33:00Z">
                                    <w:rPr>
                                      <w:rFonts w:ascii="Verdana" w:hAnsi="Verdana"/>
                                      <w:color w:val="333333"/>
                                      <w:sz w:val="17"/>
                                      <w:szCs w:val="17"/>
                                    </w:rPr>
                                  </w:rPrChange>
                                </w:rPr>
                                <w:delText xml:space="preserve"> Anézia era ex</w:delText>
                              </w:r>
                            </w:del>
                            <w:ins w:id="102" w:author="Geraldo" w:date="2021-04-18T15:32:00Z">
                              <w:r w:rsidR="00D95ACA" w:rsidRPr="00D95ACA">
                                <w:rPr>
                                  <w:rFonts w:asciiTheme="minorHAnsi" w:hAnsiTheme="minorHAnsi"/>
                                  <w:color w:val="333333"/>
                                  <w:sz w:val="20"/>
                                  <w:szCs w:val="20"/>
                                  <w:rPrChange w:id="103" w:author="Geraldo" w:date="2021-04-18T15:33:00Z">
                                    <w:rPr>
                                      <w:rFonts w:ascii="Verdana" w:hAnsi="Verdana"/>
                                      <w:color w:val="333333"/>
                                      <w:sz w:val="17"/>
                                      <w:szCs w:val="17"/>
                                    </w:rPr>
                                  </w:rPrChange>
                                </w:rPr>
                                <w:t>x</w:t>
                              </w:r>
                            </w:ins>
                            <w:r w:rsidR="00D95ACA" w:rsidRPr="00D95ACA">
                              <w:rPr>
                                <w:rFonts w:asciiTheme="minorHAnsi" w:hAnsiTheme="minorHAnsi"/>
                                <w:color w:val="333333"/>
                                <w:sz w:val="20"/>
                                <w:szCs w:val="20"/>
                                <w:rPrChange w:id="104" w:author="Geraldo" w:date="2021-04-18T15:33:00Z">
                                  <w:rPr>
                                    <w:rFonts w:ascii="Verdana" w:hAnsi="Verdana"/>
                                    <w:color w:val="333333"/>
                                    <w:sz w:val="17"/>
                                    <w:szCs w:val="17"/>
                                  </w:rPr>
                                </w:rPrChange>
                              </w:rPr>
                              <w:t>tremamente organizada</w:t>
                            </w:r>
                            <w:ins w:id="105" w:author="Geraldo" w:date="2021-04-18T21:56:00Z">
                              <w:r w:rsidR="004A6FFA">
                                <w:rPr>
                                  <w:rFonts w:asciiTheme="minorHAnsi" w:hAnsiTheme="minorHAnsi"/>
                                  <w:color w:val="333333"/>
                                  <w:sz w:val="20"/>
                                  <w:szCs w:val="20"/>
                                </w:rPr>
                                <w:t xml:space="preserve"> e</w:t>
                              </w:r>
                            </w:ins>
                            <w:del w:id="106" w:author="Geraldo" w:date="2021-04-18T21:56:00Z">
                              <w:r w:rsidR="00D95ACA" w:rsidRPr="00D95ACA" w:rsidDel="004A6FFA">
                                <w:rPr>
                                  <w:rFonts w:asciiTheme="minorHAnsi" w:hAnsiTheme="minorHAnsi"/>
                                  <w:color w:val="333333"/>
                                  <w:sz w:val="20"/>
                                  <w:szCs w:val="20"/>
                                  <w:rPrChange w:id="107" w:author="Geraldo" w:date="2021-04-18T15:33:00Z">
                                    <w:rPr>
                                      <w:rFonts w:ascii="Verdana" w:hAnsi="Verdana"/>
                                      <w:color w:val="333333"/>
                                      <w:sz w:val="17"/>
                                      <w:szCs w:val="17"/>
                                    </w:rPr>
                                  </w:rPrChange>
                                </w:rPr>
                                <w:delText>,</w:delText>
                              </w:r>
                            </w:del>
                            <w:r w:rsidR="00D95ACA" w:rsidRPr="00D95ACA">
                              <w:rPr>
                                <w:rFonts w:asciiTheme="minorHAnsi" w:hAnsiTheme="minorHAnsi"/>
                                <w:color w:val="333333"/>
                                <w:sz w:val="20"/>
                                <w:szCs w:val="20"/>
                                <w:rPrChange w:id="108" w:author="Geraldo" w:date="2021-04-18T15:33:00Z">
                                  <w:rPr>
                                    <w:rFonts w:ascii="Verdana" w:hAnsi="Verdana"/>
                                    <w:color w:val="333333"/>
                                    <w:sz w:val="17"/>
                                    <w:szCs w:val="17"/>
                                  </w:rPr>
                                </w:rPrChange>
                              </w:rPr>
                              <w:t xml:space="preserve"> caprichosa</w:t>
                            </w:r>
                            <w:ins w:id="109" w:author="Geraldo" w:date="2021-04-18T21:57:00Z">
                              <w:r w:rsidR="006C3DA2">
                                <w:rPr>
                                  <w:rFonts w:asciiTheme="minorHAnsi" w:hAnsiTheme="minorHAnsi"/>
                                  <w:color w:val="333333"/>
                                  <w:sz w:val="20"/>
                                  <w:szCs w:val="20"/>
                                </w:rPr>
                                <w:t xml:space="preserve">, cuidava da escola como se fosse sua própria casa, </w:t>
                              </w:r>
                            </w:ins>
                            <w:ins w:id="110" w:author="Geraldo" w:date="2021-04-18T22:08:00Z">
                              <w:r w:rsidR="00D57DFA">
                                <w:rPr>
                                  <w:rFonts w:asciiTheme="minorHAnsi" w:hAnsiTheme="minorHAnsi"/>
                                  <w:color w:val="333333"/>
                                  <w:sz w:val="20"/>
                                  <w:szCs w:val="20"/>
                                </w:rPr>
                                <w:t xml:space="preserve">dedicando </w:t>
                              </w:r>
                            </w:ins>
                            <w:ins w:id="111" w:author="Geraldo" w:date="2021-04-18T21:57:00Z">
                              <w:r w:rsidR="006C3DA2">
                                <w:rPr>
                                  <w:rFonts w:asciiTheme="minorHAnsi" w:hAnsiTheme="minorHAnsi"/>
                                  <w:color w:val="333333"/>
                                  <w:sz w:val="20"/>
                                  <w:szCs w:val="20"/>
                                </w:rPr>
                                <w:t>carinho e atenção</w:t>
                              </w:r>
                            </w:ins>
                            <w:ins w:id="112" w:author="Geraldo" w:date="2021-04-18T22:08:00Z">
                              <w:r w:rsidR="00D57DFA">
                                <w:rPr>
                                  <w:rFonts w:asciiTheme="minorHAnsi" w:hAnsiTheme="minorHAnsi"/>
                                  <w:color w:val="333333"/>
                                  <w:sz w:val="20"/>
                                  <w:szCs w:val="20"/>
                                </w:rPr>
                                <w:t xml:space="preserve"> especial aos a</w:t>
                              </w:r>
                            </w:ins>
                            <w:ins w:id="113" w:author="Geraldo" w:date="2021-04-18T21:57:00Z">
                              <w:r w:rsidR="006C3DA2">
                                <w:rPr>
                                  <w:rFonts w:asciiTheme="minorHAnsi" w:hAnsiTheme="minorHAnsi"/>
                                  <w:color w:val="333333"/>
                                  <w:sz w:val="20"/>
                                  <w:szCs w:val="20"/>
                                </w:rPr>
                                <w:t xml:space="preserve">lunos e </w:t>
                              </w:r>
                            </w:ins>
                            <w:ins w:id="114" w:author="Geraldo" w:date="2021-04-18T22:08:00Z">
                              <w:r w:rsidR="00D57DFA">
                                <w:rPr>
                                  <w:rFonts w:asciiTheme="minorHAnsi" w:hAnsiTheme="minorHAnsi"/>
                                  <w:color w:val="333333"/>
                                  <w:sz w:val="20"/>
                                  <w:szCs w:val="20"/>
                                </w:rPr>
                                <w:t xml:space="preserve">a </w:t>
                              </w:r>
                            </w:ins>
                            <w:ins w:id="115" w:author="Geraldo" w:date="2021-04-18T21:57:00Z">
                              <w:r w:rsidR="006C3DA2">
                                <w:rPr>
                                  <w:rFonts w:asciiTheme="minorHAnsi" w:hAnsiTheme="minorHAnsi"/>
                                  <w:color w:val="333333"/>
                                  <w:sz w:val="20"/>
                                  <w:szCs w:val="20"/>
                                </w:rPr>
                                <w:t>toda a comunidade escolar.</w:t>
                              </w:r>
                            </w:ins>
                            <w:del w:id="116" w:author="Geraldo" w:date="2021-04-18T21:58:00Z">
                              <w:r w:rsidR="00D95ACA" w:rsidRPr="00D95ACA" w:rsidDel="006C3DA2">
                                <w:rPr>
                                  <w:rFonts w:asciiTheme="minorHAnsi" w:hAnsiTheme="minorHAnsi"/>
                                  <w:color w:val="333333"/>
                                  <w:sz w:val="20"/>
                                  <w:szCs w:val="20"/>
                                  <w:rPrChange w:id="117" w:author="Geraldo" w:date="2021-04-18T15:33:00Z">
                                    <w:rPr>
                                      <w:rFonts w:ascii="Verdana" w:hAnsi="Verdana"/>
                                      <w:color w:val="333333"/>
                                      <w:sz w:val="17"/>
                                      <w:szCs w:val="17"/>
                                    </w:rPr>
                                  </w:rPrChange>
                                </w:rPr>
                                <w:delText xml:space="preserve"> e, sobretudo, tinha amor à sua profissão, demonstrando-o por meio do carinho e </w:delText>
                              </w:r>
                            </w:del>
                            <w:ins w:id="118" w:author="Geraldo" w:date="2021-04-18T21:58:00Z">
                              <w:r w:rsidR="006C3DA2">
                                <w:rPr>
                                  <w:rFonts w:asciiTheme="minorHAnsi" w:hAnsiTheme="minorHAnsi"/>
                                  <w:color w:val="333333"/>
                                  <w:sz w:val="20"/>
                                  <w:szCs w:val="20"/>
                                </w:rPr>
                                <w:t xml:space="preserve"> </w:t>
                              </w:r>
                            </w:ins>
                          </w:p>
                          <w:p w:rsidR="00D95ACA" w:rsidRPr="00D95ACA" w:rsidRDefault="00D95ACA" w:rsidP="00D95ACA">
                            <w:pPr>
                              <w:rPr>
                                <w:rFonts w:asciiTheme="minorHAnsi" w:hAnsiTheme="minorHAnsi"/>
                                <w:color w:val="333333"/>
                                <w:sz w:val="20"/>
                                <w:szCs w:val="20"/>
                                <w:rPrChange w:id="119" w:author="Geraldo" w:date="2021-04-18T15:33:00Z">
                                  <w:rPr>
                                    <w:rFonts w:ascii="Verdana" w:hAnsi="Verdana"/>
                                    <w:color w:val="333333"/>
                                    <w:sz w:val="17"/>
                                    <w:szCs w:val="17"/>
                                  </w:rPr>
                                </w:rPrChange>
                              </w:rPr>
                            </w:pPr>
                            <w:r w:rsidRPr="00D95ACA">
                              <w:rPr>
                                <w:rFonts w:asciiTheme="minorHAnsi" w:hAnsiTheme="minorHAnsi"/>
                                <w:color w:val="333333"/>
                                <w:sz w:val="20"/>
                                <w:szCs w:val="20"/>
                                <w:rPrChange w:id="120" w:author="Geraldo" w:date="2021-04-18T15:33:00Z">
                                  <w:rPr>
                                    <w:rFonts w:ascii="Verdana" w:hAnsi="Verdana"/>
                                    <w:color w:val="333333"/>
                                    <w:sz w:val="17"/>
                                    <w:szCs w:val="17"/>
                                  </w:rPr>
                                </w:rPrChange>
                              </w:rPr>
                              <w:t xml:space="preserve">Quando </w:t>
                            </w:r>
                            <w:ins w:id="121" w:author="Geraldo" w:date="2021-04-18T22:01:00Z">
                              <w:r w:rsidR="006C3DA2">
                                <w:rPr>
                                  <w:rFonts w:asciiTheme="minorHAnsi" w:hAnsiTheme="minorHAnsi"/>
                                  <w:color w:val="333333"/>
                                  <w:sz w:val="20"/>
                                  <w:szCs w:val="20"/>
                                </w:rPr>
                                <w:t xml:space="preserve">se </w:t>
                              </w:r>
                            </w:ins>
                            <w:r w:rsidRPr="00D95ACA">
                              <w:rPr>
                                <w:rFonts w:asciiTheme="minorHAnsi" w:hAnsiTheme="minorHAnsi"/>
                                <w:color w:val="333333"/>
                                <w:sz w:val="20"/>
                                <w:szCs w:val="20"/>
                                <w:rPrChange w:id="122" w:author="Geraldo" w:date="2021-04-18T15:33:00Z">
                                  <w:rPr>
                                    <w:rFonts w:ascii="Verdana" w:hAnsi="Verdana"/>
                                    <w:color w:val="333333"/>
                                    <w:sz w:val="17"/>
                                    <w:szCs w:val="17"/>
                                  </w:rPr>
                                </w:rPrChange>
                              </w:rPr>
                              <w:t>aposentou</w:t>
                            </w:r>
                            <w:del w:id="123" w:author="Geraldo" w:date="2021-04-18T22:01:00Z">
                              <w:r w:rsidRPr="00D95ACA" w:rsidDel="006C3DA2">
                                <w:rPr>
                                  <w:rFonts w:asciiTheme="minorHAnsi" w:hAnsiTheme="minorHAnsi"/>
                                  <w:color w:val="333333"/>
                                  <w:sz w:val="20"/>
                                  <w:szCs w:val="20"/>
                                  <w:rPrChange w:id="124" w:author="Geraldo" w:date="2021-04-18T15:33:00Z">
                                    <w:rPr>
                                      <w:rFonts w:ascii="Verdana" w:hAnsi="Verdana"/>
                                      <w:color w:val="333333"/>
                                      <w:sz w:val="17"/>
                                      <w:szCs w:val="17"/>
                                    </w:rPr>
                                  </w:rPrChange>
                                </w:rPr>
                                <w:delText>-se</w:delText>
                              </w:r>
                            </w:del>
                            <w:r w:rsidRPr="00D95ACA">
                              <w:rPr>
                                <w:rFonts w:asciiTheme="minorHAnsi" w:hAnsiTheme="minorHAnsi"/>
                                <w:color w:val="333333"/>
                                <w:sz w:val="20"/>
                                <w:szCs w:val="20"/>
                                <w:rPrChange w:id="125" w:author="Geraldo" w:date="2021-04-18T15:33:00Z">
                                  <w:rPr>
                                    <w:rFonts w:ascii="Verdana" w:hAnsi="Verdana"/>
                                    <w:color w:val="333333"/>
                                    <w:sz w:val="17"/>
                                    <w:szCs w:val="17"/>
                                  </w:rPr>
                                </w:rPrChange>
                              </w:rPr>
                              <w:t xml:space="preserve">, em 1997, </w:t>
                            </w:r>
                            <w:ins w:id="126" w:author="Geraldo" w:date="2021-04-18T22:01:00Z">
                              <w:r w:rsidR="006C3DA2">
                                <w:rPr>
                                  <w:rFonts w:asciiTheme="minorHAnsi" w:hAnsiTheme="minorHAnsi"/>
                                  <w:color w:val="333333"/>
                                  <w:sz w:val="20"/>
                                  <w:szCs w:val="20"/>
                                </w:rPr>
                                <w:t xml:space="preserve">toda </w:t>
                              </w:r>
                            </w:ins>
                            <w:r w:rsidRPr="00D95ACA">
                              <w:rPr>
                                <w:rFonts w:asciiTheme="minorHAnsi" w:hAnsiTheme="minorHAnsi"/>
                                <w:color w:val="333333"/>
                                <w:sz w:val="20"/>
                                <w:szCs w:val="20"/>
                                <w:rPrChange w:id="127" w:author="Geraldo" w:date="2021-04-18T15:33:00Z">
                                  <w:rPr>
                                    <w:rFonts w:ascii="Verdana" w:hAnsi="Verdana"/>
                                    <w:color w:val="333333"/>
                                    <w:sz w:val="17"/>
                                    <w:szCs w:val="17"/>
                                  </w:rPr>
                                </w:rPrChange>
                              </w:rPr>
                              <w:t xml:space="preserve">a comunidade escolar </w:t>
                            </w:r>
                            <w:ins w:id="128" w:author="Geraldo" w:date="2021-04-18T22:01:00Z">
                              <w:r w:rsidR="006C3DA2">
                                <w:rPr>
                                  <w:rFonts w:asciiTheme="minorHAnsi" w:hAnsiTheme="minorHAnsi"/>
                                  <w:color w:val="333333"/>
                                  <w:sz w:val="20"/>
                                  <w:szCs w:val="20"/>
                                </w:rPr>
                                <w:t>reconheceu</w:t>
                              </w:r>
                            </w:ins>
                            <w:del w:id="129" w:author="Geraldo" w:date="2021-04-18T22:01:00Z">
                              <w:r w:rsidRPr="00D95ACA" w:rsidDel="006C3DA2">
                                <w:rPr>
                                  <w:rFonts w:asciiTheme="minorHAnsi" w:hAnsiTheme="minorHAnsi"/>
                                  <w:color w:val="333333"/>
                                  <w:sz w:val="20"/>
                                  <w:szCs w:val="20"/>
                                  <w:rPrChange w:id="130" w:author="Geraldo" w:date="2021-04-18T15:33:00Z">
                                    <w:rPr>
                                      <w:rFonts w:ascii="Verdana" w:hAnsi="Verdana"/>
                                      <w:color w:val="333333"/>
                                      <w:sz w:val="17"/>
                                      <w:szCs w:val="17"/>
                                    </w:rPr>
                                  </w:rPrChange>
                                </w:rPr>
                                <w:delText xml:space="preserve">soube </w:delText>
                              </w:r>
                            </w:del>
                            <w:del w:id="131" w:author="Geraldo" w:date="2021-04-18T22:02:00Z">
                              <w:r w:rsidRPr="00D95ACA" w:rsidDel="006C3DA2">
                                <w:rPr>
                                  <w:rFonts w:asciiTheme="minorHAnsi" w:hAnsiTheme="minorHAnsi"/>
                                  <w:color w:val="333333"/>
                                  <w:sz w:val="20"/>
                                  <w:szCs w:val="20"/>
                                  <w:rPrChange w:id="132" w:author="Geraldo" w:date="2021-04-18T15:33:00Z">
                                    <w:rPr>
                                      <w:rFonts w:ascii="Verdana" w:hAnsi="Verdana"/>
                                      <w:color w:val="333333"/>
                                      <w:sz w:val="17"/>
                                      <w:szCs w:val="17"/>
                                    </w:rPr>
                                  </w:rPrChange>
                                </w:rPr>
                                <w:delText>re</w:delText>
                              </w:r>
                            </w:del>
                            <w:ins w:id="133" w:author="Geraldo" w:date="2021-04-18T22:02:00Z">
                              <w:r w:rsidR="006C3DA2">
                                <w:rPr>
                                  <w:rFonts w:asciiTheme="minorHAnsi" w:hAnsiTheme="minorHAnsi"/>
                                  <w:color w:val="333333"/>
                                  <w:sz w:val="20"/>
                                  <w:szCs w:val="20"/>
                                </w:rPr>
                                <w:t xml:space="preserve"> o seu trabalho e dedicação, prestando-lhe uma homenagem especial durante a missa dominical na</w:t>
                              </w:r>
                            </w:ins>
                            <w:del w:id="134" w:author="Geraldo" w:date="2021-04-18T22:02:00Z">
                              <w:r w:rsidRPr="00D95ACA" w:rsidDel="006C3DA2">
                                <w:rPr>
                                  <w:rFonts w:asciiTheme="minorHAnsi" w:hAnsiTheme="minorHAnsi"/>
                                  <w:color w:val="333333"/>
                                  <w:sz w:val="20"/>
                                  <w:szCs w:val="20"/>
                                  <w:rPrChange w:id="135" w:author="Geraldo" w:date="2021-04-18T15:33:00Z">
                                    <w:rPr>
                                      <w:rFonts w:ascii="Verdana" w:hAnsi="Verdana"/>
                                      <w:color w:val="333333"/>
                                      <w:sz w:val="17"/>
                                      <w:szCs w:val="17"/>
                                    </w:rPr>
                                  </w:rPrChange>
                                </w:rPr>
                                <w:delText>conhecer toda a sua dedicação, retribuindo-lhe com uma bela homenagem que a fez chorar durante uma missa</w:delText>
                              </w:r>
                            </w:del>
                            <w:r w:rsidRPr="00D95ACA">
                              <w:rPr>
                                <w:rFonts w:asciiTheme="minorHAnsi" w:hAnsiTheme="minorHAnsi"/>
                                <w:color w:val="333333"/>
                                <w:sz w:val="20"/>
                                <w:szCs w:val="20"/>
                                <w:rPrChange w:id="136" w:author="Geraldo" w:date="2021-04-18T15:33:00Z">
                                  <w:rPr>
                                    <w:rFonts w:ascii="Verdana" w:hAnsi="Verdana"/>
                                    <w:color w:val="333333"/>
                                    <w:sz w:val="17"/>
                                    <w:szCs w:val="17"/>
                                  </w:rPr>
                                </w:rPrChange>
                              </w:rPr>
                              <w:t xml:space="preserve"> </w:t>
                            </w:r>
                            <w:del w:id="137" w:author="Geraldo" w:date="2021-04-18T22:02:00Z">
                              <w:r w:rsidRPr="00D95ACA" w:rsidDel="006C3DA2">
                                <w:rPr>
                                  <w:rFonts w:asciiTheme="minorHAnsi" w:hAnsiTheme="minorHAnsi"/>
                                  <w:color w:val="333333"/>
                                  <w:sz w:val="20"/>
                                  <w:szCs w:val="20"/>
                                  <w:rPrChange w:id="138" w:author="Geraldo" w:date="2021-04-18T15:33:00Z">
                                    <w:rPr>
                                      <w:rFonts w:ascii="Verdana" w:hAnsi="Verdana"/>
                                      <w:color w:val="333333"/>
                                      <w:sz w:val="17"/>
                                      <w:szCs w:val="17"/>
                                    </w:rPr>
                                  </w:rPrChange>
                                </w:rPr>
                                <w:delText xml:space="preserve">dominical na </w:delText>
                              </w:r>
                            </w:del>
                            <w:r w:rsidRPr="00D95ACA">
                              <w:rPr>
                                <w:rFonts w:asciiTheme="minorHAnsi" w:hAnsiTheme="minorHAnsi"/>
                                <w:color w:val="333333"/>
                                <w:sz w:val="20"/>
                                <w:szCs w:val="20"/>
                                <w:rPrChange w:id="139" w:author="Geraldo" w:date="2021-04-18T15:33:00Z">
                                  <w:rPr>
                                    <w:rFonts w:ascii="Verdana" w:hAnsi="Verdana"/>
                                    <w:color w:val="333333"/>
                                    <w:sz w:val="17"/>
                                    <w:szCs w:val="17"/>
                                  </w:rPr>
                                </w:rPrChange>
                              </w:rPr>
                              <w:t xml:space="preserve">Matriz </w:t>
                            </w:r>
                            <w:ins w:id="140" w:author="Geraldo" w:date="2021-04-18T22:02:00Z">
                              <w:r w:rsidR="006C3DA2">
                                <w:rPr>
                                  <w:rFonts w:asciiTheme="minorHAnsi" w:hAnsiTheme="minorHAnsi"/>
                                  <w:color w:val="333333"/>
                                  <w:sz w:val="20"/>
                                  <w:szCs w:val="20"/>
                                </w:rPr>
                                <w:t xml:space="preserve">de </w:t>
                              </w:r>
                            </w:ins>
                            <w:r w:rsidRPr="00D95ACA">
                              <w:rPr>
                                <w:rFonts w:asciiTheme="minorHAnsi" w:hAnsiTheme="minorHAnsi"/>
                                <w:color w:val="333333"/>
                                <w:sz w:val="20"/>
                                <w:szCs w:val="20"/>
                                <w:rPrChange w:id="141" w:author="Geraldo" w:date="2021-04-18T15:33:00Z">
                                  <w:rPr>
                                    <w:rFonts w:ascii="Verdana" w:hAnsi="Verdana"/>
                                    <w:color w:val="333333"/>
                                    <w:sz w:val="17"/>
                                    <w:szCs w:val="17"/>
                                  </w:rPr>
                                </w:rPrChange>
                              </w:rPr>
                              <w:t xml:space="preserve">Nossa Senhora de Nazareth. Anézia </w:t>
                            </w:r>
                            <w:ins w:id="142" w:author="Geraldo" w:date="2021-04-18T22:03:00Z">
                              <w:r w:rsidR="006C3DA2">
                                <w:rPr>
                                  <w:rFonts w:asciiTheme="minorHAnsi" w:hAnsiTheme="minorHAnsi"/>
                                  <w:color w:val="333333"/>
                                  <w:sz w:val="20"/>
                                  <w:szCs w:val="20"/>
                                </w:rPr>
                                <w:t>Maria Pinheiro também teve participação ativa em entidades sociais e religiosas de Morro Vermelho, como</w:t>
                              </w:r>
                            </w:ins>
                            <w:del w:id="143" w:author="Geraldo" w:date="2021-04-18T22:03:00Z">
                              <w:r w:rsidRPr="00D95ACA" w:rsidDel="006C3DA2">
                                <w:rPr>
                                  <w:rFonts w:asciiTheme="minorHAnsi" w:hAnsiTheme="minorHAnsi"/>
                                  <w:color w:val="333333"/>
                                  <w:sz w:val="20"/>
                                  <w:szCs w:val="20"/>
                                  <w:rPrChange w:id="144" w:author="Geraldo" w:date="2021-04-18T15:33:00Z">
                                    <w:rPr>
                                      <w:rFonts w:ascii="Verdana" w:hAnsi="Verdana"/>
                                      <w:color w:val="333333"/>
                                      <w:sz w:val="17"/>
                                      <w:szCs w:val="17"/>
                                    </w:rPr>
                                  </w:rPrChange>
                                </w:rPr>
                                <w:delText xml:space="preserve">participou de entidades como </w:delText>
                              </w:r>
                            </w:del>
                            <w:ins w:id="145" w:author="Geraldo" w:date="2021-04-18T22:03:00Z">
                              <w:r w:rsidR="006C3DA2">
                                <w:rPr>
                                  <w:rFonts w:asciiTheme="minorHAnsi" w:hAnsiTheme="minorHAnsi"/>
                                  <w:color w:val="333333"/>
                                  <w:sz w:val="20"/>
                                  <w:szCs w:val="20"/>
                                </w:rPr>
                                <w:t xml:space="preserve"> </w:t>
                              </w:r>
                            </w:ins>
                            <w:r w:rsidRPr="00D95ACA">
                              <w:rPr>
                                <w:rFonts w:asciiTheme="minorHAnsi" w:hAnsiTheme="minorHAnsi"/>
                                <w:color w:val="333333"/>
                                <w:sz w:val="20"/>
                                <w:szCs w:val="20"/>
                                <w:rPrChange w:id="146" w:author="Geraldo" w:date="2021-04-18T15:33:00Z">
                                  <w:rPr>
                                    <w:rFonts w:ascii="Verdana" w:hAnsi="Verdana"/>
                                    <w:color w:val="333333"/>
                                    <w:sz w:val="17"/>
                                    <w:szCs w:val="17"/>
                                  </w:rPr>
                                </w:rPrChange>
                              </w:rPr>
                              <w:t>Conferência São Vicente de Paul</w:t>
                            </w:r>
                            <w:ins w:id="147" w:author="Geraldo" w:date="2021-04-18T22:03:00Z">
                              <w:r w:rsidR="006C3DA2">
                                <w:rPr>
                                  <w:rFonts w:asciiTheme="minorHAnsi" w:hAnsiTheme="minorHAnsi"/>
                                  <w:color w:val="333333"/>
                                  <w:sz w:val="20"/>
                                  <w:szCs w:val="20"/>
                                </w:rPr>
                                <w:t>o</w:t>
                              </w:r>
                            </w:ins>
                            <w:del w:id="148" w:author="Geraldo" w:date="2021-04-18T22:03:00Z">
                              <w:r w:rsidRPr="00D95ACA" w:rsidDel="006C3DA2">
                                <w:rPr>
                                  <w:rFonts w:asciiTheme="minorHAnsi" w:hAnsiTheme="minorHAnsi"/>
                                  <w:color w:val="333333"/>
                                  <w:sz w:val="20"/>
                                  <w:szCs w:val="20"/>
                                  <w:rPrChange w:id="149" w:author="Geraldo" w:date="2021-04-18T15:33:00Z">
                                    <w:rPr>
                                      <w:rFonts w:ascii="Verdana" w:hAnsi="Verdana"/>
                                      <w:color w:val="333333"/>
                                      <w:sz w:val="17"/>
                                      <w:szCs w:val="17"/>
                                    </w:rPr>
                                  </w:rPrChange>
                                </w:rPr>
                                <w:delText>a</w:delText>
                              </w:r>
                            </w:del>
                            <w:r w:rsidRPr="00D95ACA">
                              <w:rPr>
                                <w:rFonts w:asciiTheme="minorHAnsi" w:hAnsiTheme="minorHAnsi"/>
                                <w:color w:val="333333"/>
                                <w:sz w:val="20"/>
                                <w:szCs w:val="20"/>
                                <w:rPrChange w:id="150" w:author="Geraldo" w:date="2021-04-18T15:33:00Z">
                                  <w:rPr>
                                    <w:rFonts w:ascii="Verdana" w:hAnsi="Verdana"/>
                                    <w:color w:val="333333"/>
                                    <w:sz w:val="17"/>
                                    <w:szCs w:val="17"/>
                                  </w:rPr>
                                </w:rPrChange>
                              </w:rPr>
                              <w:t xml:space="preserve">, Apostolado da Oração e Pastoral da Criança. </w:t>
                            </w:r>
                            <w:del w:id="151" w:author="Geraldo" w:date="2021-04-18T22:04:00Z">
                              <w:r w:rsidRPr="00D95ACA" w:rsidDel="006C3DA2">
                                <w:rPr>
                                  <w:rFonts w:asciiTheme="minorHAnsi" w:hAnsiTheme="minorHAnsi"/>
                                  <w:color w:val="333333"/>
                                  <w:sz w:val="20"/>
                                  <w:szCs w:val="20"/>
                                  <w:rPrChange w:id="152" w:author="Geraldo" w:date="2021-04-18T15:33:00Z">
                                    <w:rPr>
                                      <w:rFonts w:ascii="Verdana" w:hAnsi="Verdana"/>
                                      <w:color w:val="333333"/>
                                      <w:sz w:val="17"/>
                                      <w:szCs w:val="17"/>
                                    </w:rPr>
                                  </w:rPrChange>
                                </w:rPr>
                                <w:delText xml:space="preserve">Era católica fervorosa e deixou de herança àquela comunidade o seu exemplo, disponibilidade, carinho e atenção.Anézia </w:delText>
                              </w:r>
                            </w:del>
                            <w:ins w:id="153" w:author="Geraldo" w:date="2021-04-18T22:04:00Z">
                              <w:r w:rsidR="006C3DA2">
                                <w:rPr>
                                  <w:rFonts w:asciiTheme="minorHAnsi" w:hAnsiTheme="minorHAnsi"/>
                                  <w:color w:val="333333"/>
                                  <w:sz w:val="20"/>
                                  <w:szCs w:val="20"/>
                                </w:rPr>
                                <w:t>Ela faleceu</w:t>
                              </w:r>
                            </w:ins>
                            <w:ins w:id="154" w:author="Geraldo" w:date="2021-04-18T22:09:00Z">
                              <w:r w:rsidR="00D57DFA">
                                <w:rPr>
                                  <w:rFonts w:asciiTheme="minorHAnsi" w:hAnsiTheme="minorHAnsi"/>
                                  <w:color w:val="333333"/>
                                  <w:sz w:val="20"/>
                                  <w:szCs w:val="20"/>
                                </w:rPr>
                                <w:t xml:space="preserve"> em </w:t>
                              </w:r>
                            </w:ins>
                            <w:del w:id="155" w:author="Geraldo" w:date="2021-04-18T22:04:00Z">
                              <w:r w:rsidRPr="00D95ACA" w:rsidDel="006C3DA2">
                                <w:rPr>
                                  <w:rFonts w:asciiTheme="minorHAnsi" w:hAnsiTheme="minorHAnsi"/>
                                  <w:color w:val="333333"/>
                                  <w:sz w:val="20"/>
                                  <w:szCs w:val="20"/>
                                  <w:rPrChange w:id="156" w:author="Geraldo" w:date="2021-04-18T15:33:00Z">
                                    <w:rPr>
                                      <w:rFonts w:ascii="Verdana" w:hAnsi="Verdana"/>
                                      <w:color w:val="333333"/>
                                      <w:sz w:val="17"/>
                                      <w:szCs w:val="17"/>
                                    </w:rPr>
                                  </w:rPrChange>
                                </w:rPr>
                                <w:delText xml:space="preserve">Maria Pinheiro morreu em </w:delText>
                              </w:r>
                            </w:del>
                            <w:r w:rsidRPr="00D95ACA">
                              <w:rPr>
                                <w:rFonts w:asciiTheme="minorHAnsi" w:hAnsiTheme="minorHAnsi"/>
                                <w:color w:val="333333"/>
                                <w:sz w:val="20"/>
                                <w:szCs w:val="20"/>
                                <w:rPrChange w:id="157" w:author="Geraldo" w:date="2021-04-18T15:33:00Z">
                                  <w:rPr>
                                    <w:rFonts w:ascii="Verdana" w:hAnsi="Verdana"/>
                                    <w:color w:val="333333"/>
                                    <w:sz w:val="17"/>
                                    <w:szCs w:val="17"/>
                                  </w:rPr>
                                </w:rPrChange>
                              </w:rPr>
                              <w:t xml:space="preserve">2 de maio de 2001. </w:t>
                            </w:r>
                            <w:ins w:id="158" w:author="Geraldo" w:date="2021-04-18T22:04:00Z">
                              <w:r w:rsidR="006C3DA2">
                                <w:rPr>
                                  <w:rFonts w:asciiTheme="minorHAnsi" w:hAnsiTheme="minorHAnsi"/>
                                  <w:color w:val="333333"/>
                                  <w:sz w:val="20"/>
                                  <w:szCs w:val="20"/>
                                </w:rPr>
                                <w:t>Pelos exemplos de dedicação à escola e à comunidade, o povo de Morro Vermelho decidiu dar seu nome a atual escola municipal d</w:t>
                              </w:r>
                            </w:ins>
                            <w:ins w:id="159" w:author="Geraldo" w:date="2021-04-18T22:05:00Z">
                              <w:r w:rsidR="006C3DA2">
                                <w:rPr>
                                  <w:rFonts w:asciiTheme="minorHAnsi" w:hAnsiTheme="minorHAnsi"/>
                                  <w:color w:val="333333"/>
                                  <w:sz w:val="20"/>
                                  <w:szCs w:val="20"/>
                                </w:rPr>
                                <w:t xml:space="preserve">o distrito, que hoje forma alunos </w:t>
                              </w:r>
                            </w:ins>
                            <w:r w:rsidR="00814B46">
                              <w:rPr>
                                <w:rFonts w:asciiTheme="minorHAnsi" w:hAnsiTheme="minorHAnsi"/>
                                <w:color w:val="333333"/>
                                <w:sz w:val="20"/>
                                <w:szCs w:val="20"/>
                              </w:rPr>
                              <w:t xml:space="preserve">até a </w:t>
                            </w:r>
                            <w:ins w:id="160" w:author="Geraldo" w:date="2021-04-18T22:05:00Z">
                              <w:r w:rsidR="006C3DA2">
                                <w:rPr>
                                  <w:rFonts w:asciiTheme="minorHAnsi" w:hAnsiTheme="minorHAnsi"/>
                                  <w:color w:val="333333"/>
                                  <w:sz w:val="20"/>
                                  <w:szCs w:val="20"/>
                                </w:rPr>
                                <w:t>quinta série</w:t>
                              </w:r>
                            </w:ins>
                            <w:ins w:id="161" w:author="Geraldo" w:date="2021-04-18T22:06:00Z">
                              <w:r w:rsidR="006C3DA2">
                                <w:rPr>
                                  <w:rFonts w:asciiTheme="minorHAnsi" w:hAnsiTheme="minorHAnsi"/>
                                  <w:color w:val="333333"/>
                                  <w:sz w:val="20"/>
                                  <w:szCs w:val="20"/>
                                </w:rPr>
                                <w:t xml:space="preserve"> do</w:t>
                              </w:r>
                            </w:ins>
                            <w:r w:rsidR="00814B46">
                              <w:rPr>
                                <w:rFonts w:asciiTheme="minorHAnsi" w:hAnsiTheme="minorHAnsi"/>
                                <w:color w:val="333333"/>
                                <w:sz w:val="20"/>
                                <w:szCs w:val="20"/>
                              </w:rPr>
                              <w:t xml:space="preserve"> ensino fundamental</w:t>
                            </w:r>
                            <w:del w:id="162" w:author="Geraldo" w:date="2021-04-18T22:06:00Z">
                              <w:r w:rsidRPr="00D95ACA" w:rsidDel="006C3DA2">
                                <w:rPr>
                                  <w:rFonts w:asciiTheme="minorHAnsi" w:hAnsiTheme="minorHAnsi"/>
                                  <w:color w:val="333333"/>
                                  <w:sz w:val="20"/>
                                  <w:szCs w:val="20"/>
                                  <w:rPrChange w:id="163" w:author="Geraldo" w:date="2021-04-18T15:33:00Z">
                                    <w:rPr>
                                      <w:rFonts w:ascii="Verdana" w:hAnsi="Verdana"/>
                                      <w:color w:val="333333"/>
                                      <w:sz w:val="17"/>
                                      <w:szCs w:val="17"/>
                                    </w:rPr>
                                  </w:rPrChange>
                                </w:rPr>
                                <w:delText>Ela deixou exemplos de dedicação e amor para todos do distrito de Morro Vermelho</w:delText>
                              </w:r>
                            </w:del>
                          </w:p>
                          <w:p w:rsidR="00D95ACA" w:rsidRPr="00D95ACA" w:rsidRDefault="00D95ACA" w:rsidP="00D95ACA">
                            <w:pPr>
                              <w:rPr>
                                <w:rFonts w:asciiTheme="minorHAnsi" w:hAnsiTheme="minorHAnsi"/>
                                <w:sz w:val="20"/>
                                <w:szCs w:val="20"/>
                                <w:rPrChange w:id="164" w:author="Geraldo" w:date="2021-04-18T15:33:00Z">
                                  <w:rPr/>
                                </w:rPrChang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6479B2" id="_x0000_t202" coordsize="21600,21600" o:spt="202" path="m,l,21600r21600,l21600,xe">
                <v:stroke joinstyle="miter"/>
                <v:path gradientshapeok="t" o:connecttype="rect"/>
              </v:shapetype>
              <v:shape id="Caixa de Texto 8" o:spid="_x0000_s1058" type="#_x0000_t202" style="position:absolute;left:0;text-align:left;margin-left:195.65pt;margin-top:702.1pt;width:572.9pt;height:222.2pt;z-index:25235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" filled="f" stroked="f" strokeweight=".5pt">
                <v:textbox>
                  <w:txbxContent>
                    <w:p w:rsidR="00D95ACA" w:rsidRPr="00F93DFE" w:rsidRDefault="00D95ACA" w:rsidP="00D95ACA">
                      <w:pPr>
                        <w:pStyle w:val="Ttulo2"/>
                        <w:spacing w:before="0" w:line="336" w:lineRule="atLeast"/>
                        <w:rPr>
                          <w:rFonts w:ascii="Harrington" w:hAnsi="Harrington"/>
                          <w:color w:val="C00000"/>
                          <w:sz w:val="36"/>
                          <w:szCs w:val="36"/>
                          <w:u w:val="single"/>
                          <w:rPrChange w:id="165" w:author="Geraldo" w:date="2021-04-18T22:22:00Z">
                            <w:rPr>
                              <w:rFonts w:ascii="Harrington" w:hAnsi="Harrington"/>
                              <w:b/>
                              <w:color w:val="C00000"/>
                              <w:sz w:val="36"/>
                              <w:szCs w:val="36"/>
                            </w:rPr>
                          </w:rPrChange>
                        </w:rPr>
                      </w:pPr>
                      <w:r w:rsidRPr="00F93DFE">
                        <w:rPr>
                          <w:rFonts w:ascii="Harrington" w:hAnsi="Harrington"/>
                          <w:color w:val="C00000"/>
                          <w:sz w:val="36"/>
                          <w:szCs w:val="36"/>
                          <w:u w:val="single"/>
                          <w:rPrChange w:id="166" w:author="Geraldo" w:date="2021-04-18T22:22:00Z">
                            <w:rPr>
                              <w:rFonts w:ascii="Harrington" w:hAnsi="Harrington"/>
                              <w:b/>
                              <w:color w:val="C00000"/>
                              <w:sz w:val="36"/>
                              <w:szCs w:val="36"/>
                            </w:rPr>
                          </w:rPrChange>
                        </w:rPr>
                        <w:t>Anézia Maria Pinheiro</w:t>
                      </w:r>
                    </w:p>
                    <w:p w:rsidR="00D95ACA" w:rsidRPr="00D95ACA" w:rsidRDefault="00D95ACA" w:rsidP="00D95ACA">
                      <w:pPr>
                        <w:rPr>
                          <w:rFonts w:asciiTheme="majorHAnsi" w:hAnsiTheme="majorHAnsi"/>
                          <w:b/>
                          <w:sz w:val="28"/>
                          <w:szCs w:val="28"/>
                          <w:u w:val="single"/>
                          <w:rPrChange w:id="167" w:author="Geraldo" w:date="2021-04-18T15:33:00Z">
                            <w:rPr>
                              <w:rFonts w:asciiTheme="majorHAnsi" w:hAnsiTheme="majorHAnsi"/>
                              <w:b/>
                              <w:sz w:val="28"/>
                              <w:szCs w:val="28"/>
                            </w:rPr>
                          </w:rPrChange>
                        </w:rPr>
                      </w:pPr>
                      <w:r w:rsidRPr="00D95ACA">
                        <w:rPr>
                          <w:rFonts w:asciiTheme="majorHAnsi" w:hAnsiTheme="majorHAnsi"/>
                          <w:b/>
                          <w:sz w:val="28"/>
                          <w:szCs w:val="28"/>
                          <w:u w:val="single"/>
                          <w:rPrChange w:id="168" w:author="Geraldo" w:date="2021-04-18T15:33:00Z">
                            <w:rPr>
                              <w:rFonts w:asciiTheme="majorHAnsi" w:hAnsiTheme="majorHAnsi"/>
                              <w:b/>
                              <w:sz w:val="28"/>
                              <w:szCs w:val="28"/>
                            </w:rPr>
                          </w:rPrChange>
                        </w:rPr>
                        <w:t>Educadora</w:t>
                      </w:r>
                      <w:ins w:id="169" w:author="Geraldo" w:date="2021-04-18T21:55:00Z">
                        <w:r w:rsidR="00F93DFE">
                          <w:rPr>
                            <w:rFonts w:asciiTheme="majorHAnsi" w:hAnsiTheme="majorHAnsi"/>
                            <w:b/>
                            <w:sz w:val="28"/>
                            <w:szCs w:val="28"/>
                            <w:u w:val="single"/>
                          </w:rPr>
                          <w:t>, ruralista</w:t>
                        </w:r>
                      </w:ins>
                    </w:p>
                    <w:p w:rsidR="00BA24F9" w:rsidRDefault="00D95ACA" w:rsidP="00D95ACA">
                      <w:pPr>
                        <w:rPr>
                          <w:ins w:id="170" w:author="Geraldo" w:date="2021-04-18T15:34:00Z"/>
                          <w:rFonts w:asciiTheme="minorHAnsi" w:hAnsiTheme="minorHAnsi"/>
                          <w:color w:val="333333"/>
                          <w:sz w:val="20"/>
                          <w:szCs w:val="20"/>
                        </w:rPr>
                      </w:pPr>
                      <w:r w:rsidRPr="00D95ACA">
                        <w:rPr>
                          <w:rFonts w:asciiTheme="minorHAnsi" w:hAnsiTheme="minorHAnsi"/>
                          <w:color w:val="333333"/>
                          <w:sz w:val="20"/>
                          <w:szCs w:val="20"/>
                          <w:rPrChange w:id="171" w:author="Geraldo" w:date="2021-04-18T15:33:00Z">
                            <w:rPr>
                              <w:rFonts w:ascii="Verdana" w:hAnsi="Verdana"/>
                              <w:color w:val="333333"/>
                              <w:sz w:val="17"/>
                              <w:szCs w:val="17"/>
                            </w:rPr>
                          </w:rPrChange>
                        </w:rPr>
                        <w:t>Filha de Francisco de Assis Morais e Maria Jovelina Magalhães (Maria de Cândida), Anézia Maria Pinheiro nasceu em 18 de dezembro de 1930, no distrito de Morro Vermelho. De família numerosa</w:t>
                      </w:r>
                      <w:del w:id="172" w:author="Geraldo" w:date="2021-04-18T21:55:00Z">
                        <w:r w:rsidRPr="00D95ACA" w:rsidDel="004A6FFA">
                          <w:rPr>
                            <w:rFonts w:asciiTheme="minorHAnsi" w:hAnsiTheme="minorHAnsi"/>
                            <w:color w:val="333333"/>
                            <w:sz w:val="20"/>
                            <w:szCs w:val="20"/>
                            <w:rPrChange w:id="173" w:author="Geraldo" w:date="2021-04-18T15:33:00Z">
                              <w:rPr>
                                <w:rFonts w:ascii="Verdana" w:hAnsi="Verdana"/>
                                <w:color w:val="333333"/>
                                <w:sz w:val="17"/>
                                <w:szCs w:val="17"/>
                              </w:rPr>
                            </w:rPrChange>
                          </w:rPr>
                          <w:delText xml:space="preserve"> e simples</w:delText>
                        </w:r>
                      </w:del>
                      <w:r w:rsidRPr="00D95ACA">
                        <w:rPr>
                          <w:rFonts w:asciiTheme="minorHAnsi" w:hAnsiTheme="minorHAnsi"/>
                          <w:color w:val="333333"/>
                          <w:sz w:val="20"/>
                          <w:szCs w:val="20"/>
                          <w:rPrChange w:id="174" w:author="Geraldo" w:date="2021-04-18T15:33:00Z">
                            <w:rPr>
                              <w:rFonts w:ascii="Verdana" w:hAnsi="Verdana"/>
                              <w:color w:val="333333"/>
                              <w:sz w:val="17"/>
                              <w:szCs w:val="17"/>
                            </w:rPr>
                          </w:rPrChange>
                        </w:rPr>
                        <w:t>,</w:t>
                      </w:r>
                      <w:del w:id="175" w:author="Geraldo" w:date="2021-04-18T15:33:00Z">
                        <w:r w:rsidRPr="00D95ACA" w:rsidDel="00BA24F9">
                          <w:rPr>
                            <w:rFonts w:asciiTheme="minorHAnsi" w:hAnsiTheme="minorHAnsi"/>
                            <w:color w:val="333333"/>
                            <w:sz w:val="20"/>
                            <w:szCs w:val="20"/>
                            <w:rPrChange w:id="176" w:author="Geraldo" w:date="2021-04-18T15:33:00Z">
                              <w:rPr>
                                <w:rFonts w:ascii="Verdana" w:hAnsi="Verdana"/>
                                <w:color w:val="333333"/>
                                <w:sz w:val="17"/>
                                <w:szCs w:val="17"/>
                              </w:rPr>
                            </w:rPrChange>
                          </w:rPr>
                          <w:delText xml:space="preserve"> ela</w:delText>
                        </w:r>
                      </w:del>
                      <w:r w:rsidRPr="00D95ACA">
                        <w:rPr>
                          <w:rFonts w:asciiTheme="minorHAnsi" w:hAnsiTheme="minorHAnsi"/>
                          <w:color w:val="333333"/>
                          <w:sz w:val="20"/>
                          <w:szCs w:val="20"/>
                          <w:rPrChange w:id="177" w:author="Geraldo" w:date="2021-04-18T15:33:00Z">
                            <w:rPr>
                              <w:rFonts w:ascii="Verdana" w:hAnsi="Verdana"/>
                              <w:color w:val="333333"/>
                              <w:sz w:val="17"/>
                              <w:szCs w:val="17"/>
                            </w:rPr>
                          </w:rPrChange>
                        </w:rPr>
                        <w:t xml:space="preserve"> começou já na adolescência a trabalhar na lavoura com os pais e irmãos. De rara inteligência</w:t>
                      </w:r>
                      <w:ins w:id="178" w:author="Geraldo" w:date="2021-04-18T22:07:00Z">
                        <w:r w:rsidR="00755426">
                          <w:rPr>
                            <w:rFonts w:asciiTheme="minorHAnsi" w:hAnsiTheme="minorHAnsi"/>
                            <w:color w:val="333333"/>
                            <w:sz w:val="20"/>
                            <w:szCs w:val="20"/>
                          </w:rPr>
                          <w:t xml:space="preserve"> e dedicação</w:t>
                        </w:r>
                      </w:ins>
                      <w:r w:rsidRPr="00D95ACA">
                        <w:rPr>
                          <w:rFonts w:asciiTheme="minorHAnsi" w:hAnsiTheme="minorHAnsi"/>
                          <w:color w:val="333333"/>
                          <w:sz w:val="20"/>
                          <w:szCs w:val="20"/>
                          <w:rPrChange w:id="179" w:author="Geraldo" w:date="2021-04-18T15:33:00Z">
                            <w:rPr>
                              <w:rFonts w:ascii="Verdana" w:hAnsi="Verdana"/>
                              <w:color w:val="333333"/>
                              <w:sz w:val="17"/>
                              <w:szCs w:val="17"/>
                            </w:rPr>
                          </w:rPrChange>
                        </w:rPr>
                        <w:t xml:space="preserve">, aprendeu também desde criança </w:t>
                      </w:r>
                      <w:del w:id="180" w:author="Geraldo" w:date="2021-04-18T15:33:00Z">
                        <w:r w:rsidRPr="00D95ACA" w:rsidDel="00BA24F9">
                          <w:rPr>
                            <w:rFonts w:asciiTheme="minorHAnsi" w:hAnsiTheme="minorHAnsi"/>
                            <w:color w:val="333333"/>
                            <w:sz w:val="20"/>
                            <w:szCs w:val="20"/>
                            <w:rPrChange w:id="181" w:author="Geraldo" w:date="2021-04-18T15:33:00Z">
                              <w:rPr>
                                <w:rFonts w:ascii="Verdana" w:hAnsi="Verdana"/>
                                <w:color w:val="333333"/>
                                <w:sz w:val="17"/>
                                <w:szCs w:val="17"/>
                              </w:rPr>
                            </w:rPrChange>
                          </w:rPr>
                          <w:delText xml:space="preserve">o </w:delText>
                        </w:r>
                      </w:del>
                      <w:r w:rsidRPr="00D95ACA">
                        <w:rPr>
                          <w:rFonts w:asciiTheme="minorHAnsi" w:hAnsiTheme="minorHAnsi"/>
                          <w:color w:val="333333"/>
                          <w:sz w:val="20"/>
                          <w:szCs w:val="20"/>
                          <w:rPrChange w:id="182" w:author="Geraldo" w:date="2021-04-18T15:33:00Z">
                            <w:rPr>
                              <w:rFonts w:ascii="Verdana" w:hAnsi="Verdana"/>
                              <w:color w:val="333333"/>
                              <w:sz w:val="17"/>
                              <w:szCs w:val="17"/>
                            </w:rPr>
                          </w:rPrChange>
                        </w:rPr>
                        <w:t>os ofícios da costura e do bordado. Em 31 de dezembro de 1955, Anézia casou-se com Benedito Evangelista Pinheiro, com quem teve quatro filhos.</w:t>
                      </w:r>
                    </w:p>
                    <w:p w:rsidR="00D95ACA" w:rsidRPr="00D95ACA" w:rsidDel="00BA24F9" w:rsidRDefault="00BA24F9" w:rsidP="00D95ACA">
                      <w:pPr>
                        <w:rPr>
                          <w:del w:id="183" w:author="Geraldo" w:date="2021-04-18T15:35:00Z"/>
                          <w:rFonts w:asciiTheme="minorHAnsi" w:hAnsiTheme="minorHAnsi"/>
                          <w:color w:val="333333"/>
                          <w:sz w:val="20"/>
                          <w:szCs w:val="20"/>
                          <w:rPrChange w:id="184" w:author="Geraldo" w:date="2021-04-18T15:33:00Z">
                            <w:rPr>
                              <w:del w:id="185" w:author="Geraldo" w:date="2021-04-18T15:35:00Z"/>
                              <w:rFonts w:ascii="Verdana" w:hAnsi="Verdana"/>
                              <w:color w:val="333333"/>
                              <w:sz w:val="17"/>
                              <w:szCs w:val="17"/>
                            </w:rPr>
                          </w:rPrChange>
                        </w:rPr>
                      </w:pPr>
                      <w:ins w:id="186" w:author="Geraldo" w:date="2021-04-18T15:34:00Z">
                        <w:r>
                          <w:rPr>
                            <w:rFonts w:asciiTheme="minorHAnsi" w:hAnsiTheme="minorHAnsi"/>
                            <w:color w:val="333333"/>
                            <w:sz w:val="20"/>
                            <w:szCs w:val="20"/>
                          </w:rPr>
                          <w:t>Anézia Maria Pinheiro</w:t>
                        </w:r>
                      </w:ins>
                      <w:r w:rsidR="00D95ACA" w:rsidRPr="00D95ACA">
                        <w:rPr>
                          <w:rFonts w:asciiTheme="minorHAnsi" w:hAnsiTheme="minorHAnsi"/>
                          <w:color w:val="333333"/>
                          <w:sz w:val="20"/>
                          <w:szCs w:val="20"/>
                          <w:rPrChange w:id="187" w:author="Geraldo" w:date="2021-04-18T15:33:00Z">
                            <w:rPr>
                              <w:rFonts w:ascii="Verdana" w:hAnsi="Verdana"/>
                              <w:color w:val="333333"/>
                              <w:sz w:val="17"/>
                              <w:szCs w:val="17"/>
                            </w:rPr>
                          </w:rPrChange>
                        </w:rPr>
                        <w:t xml:space="preserve"> </w:t>
                      </w:r>
                      <w:ins w:id="188" w:author="Geraldo" w:date="2021-04-18T15:34:00Z">
                        <w:r>
                          <w:rPr>
                            <w:rFonts w:asciiTheme="minorHAnsi" w:hAnsiTheme="minorHAnsi"/>
                            <w:color w:val="333333"/>
                            <w:sz w:val="20"/>
                            <w:szCs w:val="20"/>
                          </w:rPr>
                          <w:t>t</w:t>
                        </w:r>
                      </w:ins>
                      <w:del w:id="189" w:author="Geraldo" w:date="2021-04-18T15:34:00Z">
                        <w:r w:rsidR="00D95ACA" w:rsidRPr="00D95ACA" w:rsidDel="00BA24F9">
                          <w:rPr>
                            <w:rFonts w:asciiTheme="minorHAnsi" w:hAnsiTheme="minorHAnsi"/>
                            <w:color w:val="333333"/>
                            <w:sz w:val="20"/>
                            <w:szCs w:val="20"/>
                            <w:rPrChange w:id="190" w:author="Geraldo" w:date="2021-04-18T15:33:00Z">
                              <w:rPr>
                                <w:rFonts w:ascii="Verdana" w:hAnsi="Verdana"/>
                                <w:color w:val="333333"/>
                                <w:sz w:val="17"/>
                                <w:szCs w:val="17"/>
                              </w:rPr>
                            </w:rPrChange>
                          </w:rPr>
                          <w:delText>T</w:delText>
                        </w:r>
                      </w:del>
                      <w:r w:rsidR="00D95ACA" w:rsidRPr="00D95ACA">
                        <w:rPr>
                          <w:rFonts w:asciiTheme="minorHAnsi" w:hAnsiTheme="minorHAnsi"/>
                          <w:color w:val="333333"/>
                          <w:sz w:val="20"/>
                          <w:szCs w:val="20"/>
                          <w:rPrChange w:id="191" w:author="Geraldo" w:date="2021-04-18T15:33:00Z">
                            <w:rPr>
                              <w:rFonts w:ascii="Verdana" w:hAnsi="Verdana"/>
                              <w:color w:val="333333"/>
                              <w:sz w:val="17"/>
                              <w:szCs w:val="17"/>
                            </w:rPr>
                          </w:rPrChange>
                        </w:rPr>
                        <w:t>eve atua</w:t>
                      </w:r>
                      <w:ins w:id="192" w:author="Geraldo" w:date="2021-04-18T15:34:00Z">
                        <w:r>
                          <w:rPr>
                            <w:rFonts w:asciiTheme="minorHAnsi" w:hAnsiTheme="minorHAnsi"/>
                            <w:color w:val="333333"/>
                            <w:sz w:val="20"/>
                            <w:szCs w:val="20"/>
                          </w:rPr>
                          <w:t>ção destacada</w:t>
                        </w:r>
                      </w:ins>
                      <w:del w:id="193" w:author="Geraldo" w:date="2021-04-18T15:34:00Z">
                        <w:r w:rsidR="00D95ACA" w:rsidRPr="00D95ACA" w:rsidDel="00BA24F9">
                          <w:rPr>
                            <w:rFonts w:asciiTheme="minorHAnsi" w:hAnsiTheme="minorHAnsi"/>
                            <w:color w:val="333333"/>
                            <w:sz w:val="20"/>
                            <w:szCs w:val="20"/>
                            <w:rPrChange w:id="194" w:author="Geraldo" w:date="2021-04-18T15:33:00Z">
                              <w:rPr>
                                <w:rFonts w:ascii="Verdana" w:hAnsi="Verdana"/>
                                <w:color w:val="333333"/>
                                <w:sz w:val="17"/>
                                <w:szCs w:val="17"/>
                              </w:rPr>
                            </w:rPrChange>
                          </w:rPr>
                          <w:delText>ções</w:delText>
                        </w:r>
                      </w:del>
                      <w:r w:rsidR="00D95ACA" w:rsidRPr="00D95ACA">
                        <w:rPr>
                          <w:rFonts w:asciiTheme="minorHAnsi" w:hAnsiTheme="minorHAnsi"/>
                          <w:color w:val="333333"/>
                          <w:sz w:val="20"/>
                          <w:szCs w:val="20"/>
                          <w:rPrChange w:id="195" w:author="Geraldo" w:date="2021-04-18T15:33:00Z">
                            <w:rPr>
                              <w:rFonts w:ascii="Verdana" w:hAnsi="Verdana"/>
                              <w:color w:val="333333"/>
                              <w:sz w:val="17"/>
                              <w:szCs w:val="17"/>
                            </w:rPr>
                          </w:rPrChange>
                        </w:rPr>
                        <w:t xml:space="preserve"> </w:t>
                      </w:r>
                      <w:del w:id="196" w:author="Geraldo" w:date="2021-04-18T15:36:00Z">
                        <w:r w:rsidR="00D95ACA" w:rsidRPr="00D95ACA" w:rsidDel="00BA24F9">
                          <w:rPr>
                            <w:rFonts w:asciiTheme="minorHAnsi" w:hAnsiTheme="minorHAnsi"/>
                            <w:color w:val="333333"/>
                            <w:sz w:val="20"/>
                            <w:szCs w:val="20"/>
                            <w:rPrChange w:id="197" w:author="Geraldo" w:date="2021-04-18T15:33:00Z">
                              <w:rPr>
                                <w:rFonts w:ascii="Verdana" w:hAnsi="Verdana"/>
                                <w:color w:val="333333"/>
                                <w:sz w:val="17"/>
                                <w:szCs w:val="17"/>
                              </w:rPr>
                            </w:rPrChange>
                          </w:rPr>
                          <w:delText>na</w:delText>
                        </w:r>
                      </w:del>
                      <w:ins w:id="198" w:author="Geraldo" w:date="2021-04-18T15:36:00Z">
                        <w:r>
                          <w:rPr>
                            <w:rFonts w:asciiTheme="minorHAnsi" w:hAnsiTheme="minorHAnsi"/>
                            <w:color w:val="333333"/>
                            <w:sz w:val="20"/>
                            <w:szCs w:val="20"/>
                          </w:rPr>
                          <w:t>no aprendizado escolar do distrito</w:t>
                        </w:r>
                      </w:ins>
                      <w:del w:id="199" w:author="Geraldo" w:date="2021-04-18T15:36:00Z">
                        <w:r w:rsidR="00D95ACA" w:rsidRPr="00D95ACA" w:rsidDel="00BA24F9">
                          <w:rPr>
                            <w:rFonts w:asciiTheme="minorHAnsi" w:hAnsiTheme="minorHAnsi"/>
                            <w:color w:val="333333"/>
                            <w:sz w:val="20"/>
                            <w:szCs w:val="20"/>
                            <w:rPrChange w:id="200" w:author="Geraldo" w:date="2021-04-18T15:33:00Z">
                              <w:rPr>
                                <w:rFonts w:ascii="Verdana" w:hAnsi="Verdana"/>
                                <w:color w:val="333333"/>
                                <w:sz w:val="17"/>
                                <w:szCs w:val="17"/>
                              </w:rPr>
                            </w:rPrChange>
                          </w:rPr>
                          <w:delText xml:space="preserve"> Escola Cobinadas de Morro Vermelho</w:delText>
                        </w:r>
                      </w:del>
                      <w:del w:id="201" w:author="Geraldo" w:date="2021-04-18T15:35:00Z">
                        <w:r w:rsidR="00D95ACA" w:rsidRPr="00D95ACA" w:rsidDel="00BA24F9">
                          <w:rPr>
                            <w:rFonts w:asciiTheme="minorHAnsi" w:hAnsiTheme="minorHAnsi"/>
                            <w:color w:val="333333"/>
                            <w:sz w:val="20"/>
                            <w:szCs w:val="20"/>
                            <w:rPrChange w:id="202" w:author="Geraldo" w:date="2021-04-18T15:33:00Z">
                              <w:rPr>
                                <w:rFonts w:ascii="Verdana" w:hAnsi="Verdana"/>
                                <w:color w:val="333333"/>
                                <w:sz w:val="17"/>
                                <w:szCs w:val="17"/>
                              </w:rPr>
                            </w:rPrChange>
                          </w:rPr>
                          <w:delText>,</w:delText>
                        </w:r>
                      </w:del>
                      <w:del w:id="203" w:author="Geraldo" w:date="2021-04-18T15:36:00Z">
                        <w:r w:rsidR="00D95ACA" w:rsidRPr="00D95ACA" w:rsidDel="00BA24F9">
                          <w:rPr>
                            <w:rFonts w:asciiTheme="minorHAnsi" w:hAnsiTheme="minorHAnsi"/>
                            <w:color w:val="333333"/>
                            <w:sz w:val="20"/>
                            <w:szCs w:val="20"/>
                            <w:rPrChange w:id="204" w:author="Geraldo" w:date="2021-04-18T15:33:00Z">
                              <w:rPr>
                                <w:rFonts w:ascii="Verdana" w:hAnsi="Verdana"/>
                                <w:color w:val="333333"/>
                                <w:sz w:val="17"/>
                                <w:szCs w:val="17"/>
                              </w:rPr>
                            </w:rPrChange>
                          </w:rPr>
                          <w:delText xml:space="preserve"> Escola Estadual de Cutão</w:delText>
                        </w:r>
                      </w:del>
                      <w:del w:id="205" w:author="Geraldo" w:date="2021-04-18T15:35:00Z">
                        <w:r w:rsidR="00D95ACA" w:rsidRPr="00D95ACA" w:rsidDel="00BA24F9">
                          <w:rPr>
                            <w:rFonts w:asciiTheme="minorHAnsi" w:hAnsiTheme="minorHAnsi"/>
                            <w:color w:val="333333"/>
                            <w:sz w:val="20"/>
                            <w:szCs w:val="20"/>
                            <w:rPrChange w:id="206" w:author="Geraldo" w:date="2021-04-18T15:33:00Z">
                              <w:rPr>
                                <w:rFonts w:ascii="Verdana" w:hAnsi="Verdana"/>
                                <w:color w:val="333333"/>
                                <w:sz w:val="17"/>
                                <w:szCs w:val="17"/>
                              </w:rPr>
                            </w:rPrChange>
                          </w:rPr>
                          <w:delText xml:space="preserve"> e Escola Estadual de Morro Vermelho. </w:delText>
                        </w:r>
                      </w:del>
                    </w:p>
                    <w:p w:rsidR="001C6F29" w:rsidRDefault="00BA24F9" w:rsidP="00D95ACA">
                      <w:pPr>
                        <w:rPr>
                          <w:rFonts w:asciiTheme="minorHAnsi" w:hAnsiTheme="minorHAnsi"/>
                          <w:color w:val="333333"/>
                          <w:sz w:val="20"/>
                          <w:szCs w:val="20"/>
                        </w:rPr>
                      </w:pPr>
                      <w:ins w:id="207" w:author="Geraldo" w:date="2021-04-18T15:35:00Z">
                        <w:r>
                          <w:rPr>
                            <w:rFonts w:asciiTheme="minorHAnsi" w:hAnsiTheme="minorHAnsi"/>
                            <w:color w:val="333333"/>
                            <w:sz w:val="20"/>
                            <w:szCs w:val="20"/>
                          </w:rPr>
                          <w:t xml:space="preserve">. </w:t>
                        </w:r>
                      </w:ins>
                      <w:r w:rsidR="00D95ACA" w:rsidRPr="00D95ACA">
                        <w:rPr>
                          <w:rFonts w:asciiTheme="minorHAnsi" w:hAnsiTheme="minorHAnsi"/>
                          <w:color w:val="333333"/>
                          <w:sz w:val="20"/>
                          <w:szCs w:val="20"/>
                          <w:rPrChange w:id="208" w:author="Geraldo" w:date="2021-04-18T15:33:00Z">
                            <w:rPr>
                              <w:rFonts w:ascii="Verdana" w:hAnsi="Verdana"/>
                              <w:color w:val="333333"/>
                              <w:sz w:val="17"/>
                              <w:szCs w:val="17"/>
                            </w:rPr>
                          </w:rPrChange>
                        </w:rPr>
                        <w:t xml:space="preserve">Com a falta de professores no povoado e nas áreas rurais, </w:t>
                      </w:r>
                      <w:del w:id="209" w:author="Geraldo" w:date="2021-04-18T15:35:00Z">
                        <w:r w:rsidR="00D95ACA" w:rsidRPr="00D95ACA" w:rsidDel="00BA24F9">
                          <w:rPr>
                            <w:rFonts w:asciiTheme="minorHAnsi" w:hAnsiTheme="minorHAnsi"/>
                            <w:color w:val="333333"/>
                            <w:sz w:val="20"/>
                            <w:szCs w:val="20"/>
                            <w:rPrChange w:id="210" w:author="Geraldo" w:date="2021-04-18T15:33:00Z">
                              <w:rPr>
                                <w:rFonts w:ascii="Verdana" w:hAnsi="Verdana"/>
                                <w:color w:val="333333"/>
                                <w:sz w:val="17"/>
                                <w:szCs w:val="17"/>
                              </w:rPr>
                            </w:rPrChange>
                          </w:rPr>
                          <w:delText>Anézia Pinheiro</w:delText>
                        </w:r>
                      </w:del>
                      <w:del w:id="211" w:author="Geraldo" w:date="2021-04-18T22:07:00Z">
                        <w:r w:rsidR="00D95ACA" w:rsidRPr="00D95ACA" w:rsidDel="00D57DFA">
                          <w:rPr>
                            <w:rFonts w:asciiTheme="minorHAnsi" w:hAnsiTheme="minorHAnsi"/>
                            <w:color w:val="333333"/>
                            <w:sz w:val="20"/>
                            <w:szCs w:val="20"/>
                            <w:rPrChange w:id="212" w:author="Geraldo" w:date="2021-04-18T15:33:00Z">
                              <w:rPr>
                                <w:rFonts w:ascii="Verdana" w:hAnsi="Verdana"/>
                                <w:color w:val="333333"/>
                                <w:sz w:val="17"/>
                                <w:szCs w:val="17"/>
                              </w:rPr>
                            </w:rPrChange>
                          </w:rPr>
                          <w:delText xml:space="preserve">, </w:delText>
                        </w:r>
                      </w:del>
                      <w:r w:rsidR="00D95ACA" w:rsidRPr="00D95ACA">
                        <w:rPr>
                          <w:rFonts w:asciiTheme="minorHAnsi" w:hAnsiTheme="minorHAnsi"/>
                          <w:color w:val="333333"/>
                          <w:sz w:val="20"/>
                          <w:szCs w:val="20"/>
                          <w:rPrChange w:id="213" w:author="Geraldo" w:date="2021-04-18T15:33:00Z">
                            <w:rPr>
                              <w:rFonts w:ascii="Verdana" w:hAnsi="Verdana"/>
                              <w:color w:val="333333"/>
                              <w:sz w:val="17"/>
                              <w:szCs w:val="17"/>
                            </w:rPr>
                          </w:rPrChange>
                        </w:rPr>
                        <w:t>mesmo sem formação acadê</w:t>
                      </w:r>
                      <w:ins w:id="214" w:author="Geraldo" w:date="2021-04-18T15:35:00Z">
                        <w:r>
                          <w:rPr>
                            <w:rFonts w:asciiTheme="minorHAnsi" w:hAnsiTheme="minorHAnsi"/>
                            <w:color w:val="333333"/>
                            <w:sz w:val="20"/>
                            <w:szCs w:val="20"/>
                          </w:rPr>
                          <w:t>mi</w:t>
                        </w:r>
                      </w:ins>
                      <w:del w:id="215" w:author="Geraldo" w:date="2021-04-18T15:35:00Z">
                        <w:r w:rsidR="00D95ACA" w:rsidRPr="00D95ACA" w:rsidDel="00BA24F9">
                          <w:rPr>
                            <w:rFonts w:asciiTheme="minorHAnsi" w:hAnsiTheme="minorHAnsi"/>
                            <w:color w:val="333333"/>
                            <w:sz w:val="20"/>
                            <w:szCs w:val="20"/>
                            <w:rPrChange w:id="216" w:author="Geraldo" w:date="2021-04-18T15:33:00Z">
                              <w:rPr>
                                <w:rFonts w:ascii="Verdana" w:hAnsi="Verdana"/>
                                <w:color w:val="333333"/>
                                <w:sz w:val="17"/>
                                <w:szCs w:val="17"/>
                              </w:rPr>
                            </w:rPrChange>
                          </w:rPr>
                          <w:delText>nc</w:delText>
                        </w:r>
                      </w:del>
                      <w:ins w:id="217" w:author="Geraldo" w:date="2021-04-18T15:35:00Z">
                        <w:r>
                          <w:rPr>
                            <w:rFonts w:asciiTheme="minorHAnsi" w:hAnsiTheme="minorHAnsi"/>
                            <w:color w:val="333333"/>
                            <w:sz w:val="20"/>
                            <w:szCs w:val="20"/>
                          </w:rPr>
                          <w:t>ca</w:t>
                        </w:r>
                      </w:ins>
                      <w:ins w:id="218" w:author="Geraldo" w:date="2021-04-18T22:07:00Z">
                        <w:r w:rsidR="00D57DFA">
                          <w:rPr>
                            <w:rFonts w:asciiTheme="minorHAnsi" w:hAnsiTheme="minorHAnsi"/>
                            <w:color w:val="333333"/>
                            <w:sz w:val="20"/>
                            <w:szCs w:val="20"/>
                          </w:rPr>
                          <w:t xml:space="preserve"> ela</w:t>
                        </w:r>
                      </w:ins>
                      <w:del w:id="219" w:author="Geraldo" w:date="2021-04-18T15:35:00Z">
                        <w:r w:rsidR="00D95ACA" w:rsidRPr="00D95ACA" w:rsidDel="00BA24F9">
                          <w:rPr>
                            <w:rFonts w:asciiTheme="minorHAnsi" w:hAnsiTheme="minorHAnsi"/>
                            <w:color w:val="333333"/>
                            <w:sz w:val="20"/>
                            <w:szCs w:val="20"/>
                            <w:rPrChange w:id="220" w:author="Geraldo" w:date="2021-04-18T15:33:00Z">
                              <w:rPr>
                                <w:rFonts w:ascii="Verdana" w:hAnsi="Verdana"/>
                                <w:color w:val="333333"/>
                                <w:sz w:val="17"/>
                                <w:szCs w:val="17"/>
                              </w:rPr>
                            </w:rPrChange>
                          </w:rPr>
                          <w:delText>ia</w:delText>
                        </w:r>
                      </w:del>
                      <w:del w:id="221" w:author="Geraldo" w:date="2021-04-18T22:07:00Z">
                        <w:r w:rsidR="00D95ACA" w:rsidRPr="00D95ACA" w:rsidDel="00D57DFA">
                          <w:rPr>
                            <w:rFonts w:asciiTheme="minorHAnsi" w:hAnsiTheme="minorHAnsi"/>
                            <w:color w:val="333333"/>
                            <w:sz w:val="20"/>
                            <w:szCs w:val="20"/>
                            <w:rPrChange w:id="222" w:author="Geraldo" w:date="2021-04-18T15:33:00Z">
                              <w:rPr>
                                <w:rFonts w:ascii="Verdana" w:hAnsi="Verdana"/>
                                <w:color w:val="333333"/>
                                <w:sz w:val="17"/>
                                <w:szCs w:val="17"/>
                              </w:rPr>
                            </w:rPrChange>
                          </w:rPr>
                          <w:delText>,</w:delText>
                        </w:r>
                      </w:del>
                      <w:r w:rsidR="00D95ACA" w:rsidRPr="00D95ACA">
                        <w:rPr>
                          <w:rFonts w:asciiTheme="minorHAnsi" w:hAnsiTheme="minorHAnsi"/>
                          <w:color w:val="333333"/>
                          <w:sz w:val="20"/>
                          <w:szCs w:val="20"/>
                          <w:rPrChange w:id="223" w:author="Geraldo" w:date="2021-04-18T15:33:00Z">
                            <w:rPr>
                              <w:rFonts w:ascii="Verdana" w:hAnsi="Verdana"/>
                              <w:color w:val="333333"/>
                              <w:sz w:val="17"/>
                              <w:szCs w:val="17"/>
                            </w:rPr>
                          </w:rPrChange>
                        </w:rPr>
                        <w:t xml:space="preserve"> </w:t>
                      </w:r>
                      <w:ins w:id="224" w:author="Geraldo" w:date="2021-04-18T15:36:00Z">
                        <w:r>
                          <w:rPr>
                            <w:rFonts w:asciiTheme="minorHAnsi" w:hAnsiTheme="minorHAnsi"/>
                            <w:color w:val="333333"/>
                            <w:sz w:val="20"/>
                            <w:szCs w:val="20"/>
                          </w:rPr>
                          <w:t>comandou as</w:t>
                        </w:r>
                      </w:ins>
                      <w:del w:id="225" w:author="Geraldo" w:date="2021-04-18T15:36:00Z">
                        <w:r w:rsidR="00D95ACA" w:rsidRPr="00D95ACA" w:rsidDel="00BA24F9">
                          <w:rPr>
                            <w:rFonts w:asciiTheme="minorHAnsi" w:hAnsiTheme="minorHAnsi"/>
                            <w:color w:val="333333"/>
                            <w:sz w:val="20"/>
                            <w:szCs w:val="20"/>
                            <w:rPrChange w:id="226" w:author="Geraldo" w:date="2021-04-18T15:33:00Z">
                              <w:rPr>
                                <w:rFonts w:ascii="Verdana" w:hAnsi="Verdana"/>
                                <w:color w:val="333333"/>
                                <w:sz w:val="17"/>
                                <w:szCs w:val="17"/>
                              </w:rPr>
                            </w:rPrChange>
                          </w:rPr>
                          <w:delText>dirigiu</w:delText>
                        </w:r>
                      </w:del>
                      <w:r w:rsidR="00D95ACA" w:rsidRPr="00D95ACA">
                        <w:rPr>
                          <w:rFonts w:asciiTheme="minorHAnsi" w:hAnsiTheme="minorHAnsi"/>
                          <w:color w:val="333333"/>
                          <w:sz w:val="20"/>
                          <w:szCs w:val="20"/>
                          <w:rPrChange w:id="227" w:author="Geraldo" w:date="2021-04-18T15:33:00Z">
                            <w:rPr>
                              <w:rFonts w:ascii="Verdana" w:hAnsi="Verdana"/>
                              <w:color w:val="333333"/>
                              <w:sz w:val="17"/>
                              <w:szCs w:val="17"/>
                            </w:rPr>
                          </w:rPrChange>
                        </w:rPr>
                        <w:t xml:space="preserve"> </w:t>
                      </w:r>
                      <w:del w:id="228" w:author="Geraldo" w:date="2021-04-18T15:36:00Z">
                        <w:r w:rsidR="00D95ACA" w:rsidRPr="00D95ACA" w:rsidDel="00BA24F9">
                          <w:rPr>
                            <w:rFonts w:asciiTheme="minorHAnsi" w:hAnsiTheme="minorHAnsi"/>
                            <w:color w:val="333333"/>
                            <w:sz w:val="20"/>
                            <w:szCs w:val="20"/>
                            <w:rPrChange w:id="229" w:author="Geraldo" w:date="2021-04-18T15:33:00Z">
                              <w:rPr>
                                <w:rFonts w:ascii="Verdana" w:hAnsi="Verdana"/>
                                <w:color w:val="333333"/>
                                <w:sz w:val="17"/>
                                <w:szCs w:val="17"/>
                              </w:rPr>
                            </w:rPrChange>
                          </w:rPr>
                          <w:delText xml:space="preserve">as </w:delText>
                        </w:r>
                      </w:del>
                      <w:ins w:id="230" w:author="Geraldo" w:date="2021-04-18T15:30:00Z">
                        <w:r w:rsidR="00D95ACA" w:rsidRPr="00D95ACA">
                          <w:rPr>
                            <w:rFonts w:asciiTheme="minorHAnsi" w:hAnsiTheme="minorHAnsi"/>
                            <w:color w:val="333333"/>
                            <w:sz w:val="20"/>
                            <w:szCs w:val="20"/>
                            <w:rPrChange w:id="231" w:author="Geraldo" w:date="2021-04-18T15:33:00Z">
                              <w:rPr>
                                <w:rFonts w:ascii="Verdana" w:hAnsi="Verdana"/>
                                <w:color w:val="333333"/>
                                <w:sz w:val="17"/>
                                <w:szCs w:val="17"/>
                              </w:rPr>
                            </w:rPrChange>
                          </w:rPr>
                          <w:t>então Escolas Combinadas de</w:t>
                        </w:r>
                      </w:ins>
                      <w:del w:id="232" w:author="Geraldo" w:date="2021-04-18T15:30:00Z">
                        <w:r w:rsidR="00D95ACA" w:rsidRPr="00D95ACA" w:rsidDel="00D95ACA">
                          <w:rPr>
                            <w:rFonts w:asciiTheme="minorHAnsi" w:hAnsiTheme="minorHAnsi"/>
                            <w:color w:val="333333"/>
                            <w:sz w:val="20"/>
                            <w:szCs w:val="20"/>
                            <w:rPrChange w:id="233" w:author="Geraldo" w:date="2021-04-18T15:33:00Z">
                              <w:rPr>
                                <w:rFonts w:ascii="Verdana" w:hAnsi="Verdana"/>
                                <w:color w:val="333333"/>
                                <w:sz w:val="17"/>
                                <w:szCs w:val="17"/>
                              </w:rPr>
                            </w:rPrChange>
                          </w:rPr>
                          <w:delText>a dirigir a Escola Cobinadas de</w:delText>
                        </w:r>
                      </w:del>
                      <w:r w:rsidR="00D95ACA" w:rsidRPr="00D95ACA">
                        <w:rPr>
                          <w:rFonts w:asciiTheme="minorHAnsi" w:hAnsiTheme="minorHAnsi"/>
                          <w:color w:val="333333"/>
                          <w:sz w:val="20"/>
                          <w:szCs w:val="20"/>
                          <w:rPrChange w:id="234" w:author="Geraldo" w:date="2021-04-18T15:33:00Z">
                            <w:rPr>
                              <w:rFonts w:ascii="Verdana" w:hAnsi="Verdana"/>
                              <w:color w:val="333333"/>
                              <w:sz w:val="17"/>
                              <w:szCs w:val="17"/>
                            </w:rPr>
                          </w:rPrChange>
                        </w:rPr>
                        <w:t xml:space="preserve"> Morro Vermelho e a</w:t>
                      </w:r>
                      <w:ins w:id="235" w:author="Geraldo" w:date="2021-04-18T15:31:00Z">
                        <w:r w:rsidR="00D95ACA" w:rsidRPr="00D95ACA">
                          <w:rPr>
                            <w:rFonts w:asciiTheme="minorHAnsi" w:hAnsiTheme="minorHAnsi"/>
                            <w:color w:val="333333"/>
                            <w:sz w:val="20"/>
                            <w:szCs w:val="20"/>
                            <w:rPrChange w:id="236" w:author="Geraldo" w:date="2021-04-18T15:33:00Z">
                              <w:rPr>
                                <w:rFonts w:ascii="Verdana" w:hAnsi="Verdana"/>
                                <w:color w:val="333333"/>
                                <w:sz w:val="17"/>
                                <w:szCs w:val="17"/>
                              </w:rPr>
                            </w:rPrChange>
                          </w:rPr>
                          <w:t xml:space="preserve"> Escola</w:t>
                        </w:r>
                      </w:ins>
                      <w:r w:rsidR="00D95ACA" w:rsidRPr="00D95ACA">
                        <w:rPr>
                          <w:rFonts w:asciiTheme="minorHAnsi" w:hAnsiTheme="minorHAnsi"/>
                          <w:color w:val="333333"/>
                          <w:sz w:val="20"/>
                          <w:szCs w:val="20"/>
                          <w:rPrChange w:id="237" w:author="Geraldo" w:date="2021-04-18T15:33:00Z">
                            <w:rPr>
                              <w:rFonts w:ascii="Verdana" w:hAnsi="Verdana"/>
                              <w:color w:val="333333"/>
                              <w:sz w:val="17"/>
                              <w:szCs w:val="17"/>
                            </w:rPr>
                          </w:rPrChange>
                        </w:rPr>
                        <w:t xml:space="preserve"> Estadual de </w:t>
                      </w:r>
                      <w:proofErr w:type="spellStart"/>
                      <w:r w:rsidR="00D95ACA" w:rsidRPr="00D95ACA">
                        <w:rPr>
                          <w:rFonts w:asciiTheme="minorHAnsi" w:hAnsiTheme="minorHAnsi"/>
                          <w:color w:val="333333"/>
                          <w:sz w:val="20"/>
                          <w:szCs w:val="20"/>
                          <w:rPrChange w:id="238" w:author="Geraldo" w:date="2021-04-18T15:33:00Z">
                            <w:rPr>
                              <w:rFonts w:ascii="Verdana" w:hAnsi="Verdana"/>
                              <w:color w:val="333333"/>
                              <w:sz w:val="17"/>
                              <w:szCs w:val="17"/>
                            </w:rPr>
                          </w:rPrChange>
                        </w:rPr>
                        <w:t>Cutão</w:t>
                      </w:r>
                      <w:proofErr w:type="spellEnd"/>
                      <w:r w:rsidR="00D95ACA" w:rsidRPr="00D95ACA">
                        <w:rPr>
                          <w:rFonts w:asciiTheme="minorHAnsi" w:hAnsiTheme="minorHAnsi"/>
                          <w:color w:val="333333"/>
                          <w:sz w:val="20"/>
                          <w:szCs w:val="20"/>
                          <w:rPrChange w:id="239" w:author="Geraldo" w:date="2021-04-18T15:33:00Z">
                            <w:rPr>
                              <w:rFonts w:ascii="Verdana" w:hAnsi="Verdana"/>
                              <w:color w:val="333333"/>
                              <w:sz w:val="17"/>
                              <w:szCs w:val="17"/>
                            </w:rPr>
                          </w:rPrChange>
                        </w:rPr>
                        <w:t>,</w:t>
                      </w:r>
                      <w:ins w:id="240" w:author="Geraldo" w:date="2021-04-18T15:31:00Z">
                        <w:r w:rsidR="00D95ACA" w:rsidRPr="00D95ACA">
                          <w:rPr>
                            <w:rFonts w:asciiTheme="minorHAnsi" w:hAnsiTheme="minorHAnsi"/>
                            <w:color w:val="333333"/>
                            <w:sz w:val="20"/>
                            <w:szCs w:val="20"/>
                            <w:rPrChange w:id="241" w:author="Geraldo" w:date="2021-04-18T15:33:00Z">
                              <w:rPr>
                                <w:rFonts w:ascii="Verdana" w:hAnsi="Verdana"/>
                                <w:color w:val="333333"/>
                                <w:sz w:val="17"/>
                                <w:szCs w:val="17"/>
                              </w:rPr>
                            </w:rPrChange>
                          </w:rPr>
                          <w:t xml:space="preserve"> povoado a cinco quilômetros do distrito. Depois com a chegada de professores formados, </w:t>
                        </w:r>
                      </w:ins>
                      <w:del w:id="242" w:author="Geraldo" w:date="2021-04-18T15:31:00Z">
                        <w:r w:rsidR="00D95ACA" w:rsidRPr="00D95ACA" w:rsidDel="00D95ACA">
                          <w:rPr>
                            <w:rFonts w:asciiTheme="minorHAnsi" w:hAnsiTheme="minorHAnsi"/>
                            <w:color w:val="333333"/>
                            <w:sz w:val="20"/>
                            <w:szCs w:val="20"/>
                            <w:rPrChange w:id="243" w:author="Geraldo" w:date="2021-04-18T15:33:00Z">
                              <w:rPr>
                                <w:rFonts w:ascii="Verdana" w:hAnsi="Verdana"/>
                                <w:color w:val="333333"/>
                                <w:sz w:val="17"/>
                                <w:szCs w:val="17"/>
                              </w:rPr>
                            </w:rPrChange>
                          </w:rPr>
                          <w:delText xml:space="preserve"> mas </w:delText>
                        </w:r>
                      </w:del>
                      <w:r w:rsidR="00D95ACA" w:rsidRPr="00D95ACA">
                        <w:rPr>
                          <w:rFonts w:asciiTheme="minorHAnsi" w:hAnsiTheme="minorHAnsi"/>
                          <w:color w:val="333333"/>
                          <w:sz w:val="20"/>
                          <w:szCs w:val="20"/>
                          <w:rPrChange w:id="244" w:author="Geraldo" w:date="2021-04-18T15:33:00Z">
                            <w:rPr>
                              <w:rFonts w:ascii="Verdana" w:hAnsi="Verdana"/>
                              <w:color w:val="333333"/>
                              <w:sz w:val="17"/>
                              <w:szCs w:val="17"/>
                            </w:rPr>
                          </w:rPrChange>
                        </w:rPr>
                        <w:t>passou a atuar no</w:t>
                      </w:r>
                      <w:ins w:id="245" w:author="Geraldo" w:date="2021-04-18T15:37:00Z">
                        <w:r>
                          <w:rPr>
                            <w:rFonts w:asciiTheme="minorHAnsi" w:hAnsiTheme="minorHAnsi"/>
                            <w:color w:val="333333"/>
                            <w:sz w:val="20"/>
                            <w:szCs w:val="20"/>
                          </w:rPr>
                          <w:t xml:space="preserve"> comando</w:t>
                        </w:r>
                      </w:ins>
                      <w:del w:id="246" w:author="Geraldo" w:date="2021-04-18T15:37:00Z">
                        <w:r w:rsidR="00D95ACA" w:rsidRPr="00D95ACA" w:rsidDel="00BA24F9">
                          <w:rPr>
                            <w:rFonts w:asciiTheme="minorHAnsi" w:hAnsiTheme="minorHAnsi"/>
                            <w:color w:val="333333"/>
                            <w:sz w:val="20"/>
                            <w:szCs w:val="20"/>
                            <w:rPrChange w:id="247" w:author="Geraldo" w:date="2021-04-18T15:33:00Z">
                              <w:rPr>
                                <w:rFonts w:ascii="Verdana" w:hAnsi="Verdana"/>
                                <w:color w:val="333333"/>
                                <w:sz w:val="17"/>
                                <w:szCs w:val="17"/>
                              </w:rPr>
                            </w:rPrChange>
                          </w:rPr>
                          <w:delText>s</w:delText>
                        </w:r>
                      </w:del>
                      <w:r w:rsidR="00D95ACA" w:rsidRPr="00D95ACA">
                        <w:rPr>
                          <w:rFonts w:asciiTheme="minorHAnsi" w:hAnsiTheme="minorHAnsi"/>
                          <w:color w:val="333333"/>
                          <w:sz w:val="20"/>
                          <w:szCs w:val="20"/>
                          <w:rPrChange w:id="248" w:author="Geraldo" w:date="2021-04-18T15:33:00Z">
                            <w:rPr>
                              <w:rFonts w:ascii="Verdana" w:hAnsi="Verdana"/>
                              <w:color w:val="333333"/>
                              <w:sz w:val="17"/>
                              <w:szCs w:val="17"/>
                            </w:rPr>
                          </w:rPrChange>
                        </w:rPr>
                        <w:t xml:space="preserve"> </w:t>
                      </w:r>
                      <w:ins w:id="249" w:author="Geraldo" w:date="2021-04-18T21:56:00Z">
                        <w:r w:rsidR="004A6FFA">
                          <w:rPr>
                            <w:rFonts w:asciiTheme="minorHAnsi" w:hAnsiTheme="minorHAnsi"/>
                            <w:color w:val="333333"/>
                            <w:sz w:val="20"/>
                            <w:szCs w:val="20"/>
                          </w:rPr>
                          <w:t>de todos os serviços escolares fora das salas de aula.</w:t>
                        </w:r>
                      </w:ins>
                      <w:del w:id="250" w:author="Geraldo" w:date="2021-04-18T21:56:00Z">
                        <w:r w:rsidR="00D95ACA" w:rsidRPr="00D95ACA" w:rsidDel="004A6FFA">
                          <w:rPr>
                            <w:rFonts w:asciiTheme="minorHAnsi" w:hAnsiTheme="minorHAnsi"/>
                            <w:color w:val="333333"/>
                            <w:sz w:val="20"/>
                            <w:szCs w:val="20"/>
                            <w:rPrChange w:id="251" w:author="Geraldo" w:date="2021-04-18T15:33:00Z">
                              <w:rPr>
                                <w:rFonts w:ascii="Verdana" w:hAnsi="Verdana"/>
                                <w:color w:val="333333"/>
                                <w:sz w:val="17"/>
                                <w:szCs w:val="17"/>
                              </w:rPr>
                            </w:rPrChange>
                          </w:rPr>
                          <w:delText xml:space="preserve">serviços gerais </w:delText>
                        </w:r>
                      </w:del>
                      <w:del w:id="252" w:author="Geraldo" w:date="2021-04-18T15:32:00Z">
                        <w:r w:rsidR="00D95ACA" w:rsidRPr="00D95ACA" w:rsidDel="00D95ACA">
                          <w:rPr>
                            <w:rFonts w:asciiTheme="minorHAnsi" w:hAnsiTheme="minorHAnsi"/>
                            <w:color w:val="333333"/>
                            <w:sz w:val="20"/>
                            <w:szCs w:val="20"/>
                            <w:rPrChange w:id="253" w:author="Geraldo" w:date="2021-04-18T15:33:00Z">
                              <w:rPr>
                                <w:rFonts w:ascii="Verdana" w:hAnsi="Verdana"/>
                                <w:color w:val="333333"/>
                                <w:sz w:val="17"/>
                                <w:szCs w:val="17"/>
                              </w:rPr>
                            </w:rPrChange>
                          </w:rPr>
                          <w:delText>porque não tinha a formação acadêmica exigida pelo Estado</w:delText>
                        </w:r>
                      </w:del>
                      <w:del w:id="254" w:author="Geraldo" w:date="2021-04-18T21:56:00Z">
                        <w:r w:rsidR="00D95ACA" w:rsidRPr="00D95ACA" w:rsidDel="004A6FFA">
                          <w:rPr>
                            <w:rFonts w:asciiTheme="minorHAnsi" w:hAnsiTheme="minorHAnsi"/>
                            <w:color w:val="333333"/>
                            <w:sz w:val="20"/>
                            <w:szCs w:val="20"/>
                            <w:rPrChange w:id="255" w:author="Geraldo" w:date="2021-04-18T15:33:00Z">
                              <w:rPr>
                                <w:rFonts w:ascii="Verdana" w:hAnsi="Verdana"/>
                                <w:color w:val="333333"/>
                                <w:sz w:val="17"/>
                                <w:szCs w:val="17"/>
                              </w:rPr>
                            </w:rPrChange>
                          </w:rPr>
                          <w:delText>.</w:delText>
                        </w:r>
                      </w:del>
                      <w:r w:rsidR="001C6F29">
                        <w:rPr>
                          <w:rFonts w:asciiTheme="minorHAnsi" w:hAnsiTheme="minorHAnsi"/>
                          <w:color w:val="333333"/>
                          <w:sz w:val="20"/>
                          <w:szCs w:val="20"/>
                        </w:rPr>
                        <w:t xml:space="preserve"> </w:t>
                      </w:r>
                      <w:ins w:id="256" w:author="Geraldo" w:date="2021-04-18T15:32:00Z">
                        <w:r w:rsidR="00D95ACA" w:rsidRPr="00D95ACA">
                          <w:rPr>
                            <w:rFonts w:asciiTheme="minorHAnsi" w:hAnsiTheme="minorHAnsi"/>
                            <w:color w:val="333333"/>
                            <w:sz w:val="20"/>
                            <w:szCs w:val="20"/>
                            <w:rPrChange w:id="257" w:author="Geraldo" w:date="2021-04-18T15:33:00Z">
                              <w:rPr>
                                <w:rFonts w:ascii="Verdana" w:hAnsi="Verdana"/>
                                <w:color w:val="333333"/>
                                <w:sz w:val="17"/>
                                <w:szCs w:val="17"/>
                              </w:rPr>
                            </w:rPrChange>
                          </w:rPr>
                          <w:t>E</w:t>
                        </w:r>
                      </w:ins>
                      <w:del w:id="258" w:author="Geraldo" w:date="2021-04-18T15:32:00Z">
                        <w:r w:rsidR="00D95ACA" w:rsidRPr="00D95ACA" w:rsidDel="00D95ACA">
                          <w:rPr>
                            <w:rFonts w:asciiTheme="minorHAnsi" w:hAnsiTheme="minorHAnsi"/>
                            <w:color w:val="333333"/>
                            <w:sz w:val="20"/>
                            <w:szCs w:val="20"/>
                            <w:rPrChange w:id="259" w:author="Geraldo" w:date="2021-04-18T15:33:00Z">
                              <w:rPr>
                                <w:rFonts w:ascii="Verdana" w:hAnsi="Verdana"/>
                                <w:color w:val="333333"/>
                                <w:sz w:val="17"/>
                                <w:szCs w:val="17"/>
                              </w:rPr>
                            </w:rPrChange>
                          </w:rPr>
                          <w:delText xml:space="preserve"> Anézia era ex</w:delText>
                        </w:r>
                      </w:del>
                      <w:ins w:id="260" w:author="Geraldo" w:date="2021-04-18T15:32:00Z">
                        <w:r w:rsidR="00D95ACA" w:rsidRPr="00D95ACA">
                          <w:rPr>
                            <w:rFonts w:asciiTheme="minorHAnsi" w:hAnsiTheme="minorHAnsi"/>
                            <w:color w:val="333333"/>
                            <w:sz w:val="20"/>
                            <w:szCs w:val="20"/>
                            <w:rPrChange w:id="261" w:author="Geraldo" w:date="2021-04-18T15:33:00Z">
                              <w:rPr>
                                <w:rFonts w:ascii="Verdana" w:hAnsi="Verdana"/>
                                <w:color w:val="333333"/>
                                <w:sz w:val="17"/>
                                <w:szCs w:val="17"/>
                              </w:rPr>
                            </w:rPrChange>
                          </w:rPr>
                          <w:t>x</w:t>
                        </w:r>
                      </w:ins>
                      <w:r w:rsidR="00D95ACA" w:rsidRPr="00D95ACA">
                        <w:rPr>
                          <w:rFonts w:asciiTheme="minorHAnsi" w:hAnsiTheme="minorHAnsi"/>
                          <w:color w:val="333333"/>
                          <w:sz w:val="20"/>
                          <w:szCs w:val="20"/>
                          <w:rPrChange w:id="262" w:author="Geraldo" w:date="2021-04-18T15:33:00Z">
                            <w:rPr>
                              <w:rFonts w:ascii="Verdana" w:hAnsi="Verdana"/>
                              <w:color w:val="333333"/>
                              <w:sz w:val="17"/>
                              <w:szCs w:val="17"/>
                            </w:rPr>
                          </w:rPrChange>
                        </w:rPr>
                        <w:t>tremamente organizada</w:t>
                      </w:r>
                      <w:ins w:id="263" w:author="Geraldo" w:date="2021-04-18T21:56:00Z">
                        <w:r w:rsidR="004A6FFA">
                          <w:rPr>
                            <w:rFonts w:asciiTheme="minorHAnsi" w:hAnsiTheme="minorHAnsi"/>
                            <w:color w:val="333333"/>
                            <w:sz w:val="20"/>
                            <w:szCs w:val="20"/>
                          </w:rPr>
                          <w:t xml:space="preserve"> e</w:t>
                        </w:r>
                      </w:ins>
                      <w:del w:id="264" w:author="Geraldo" w:date="2021-04-18T21:56:00Z">
                        <w:r w:rsidR="00D95ACA" w:rsidRPr="00D95ACA" w:rsidDel="004A6FFA">
                          <w:rPr>
                            <w:rFonts w:asciiTheme="minorHAnsi" w:hAnsiTheme="minorHAnsi"/>
                            <w:color w:val="333333"/>
                            <w:sz w:val="20"/>
                            <w:szCs w:val="20"/>
                            <w:rPrChange w:id="265" w:author="Geraldo" w:date="2021-04-18T15:33:00Z">
                              <w:rPr>
                                <w:rFonts w:ascii="Verdana" w:hAnsi="Verdana"/>
                                <w:color w:val="333333"/>
                                <w:sz w:val="17"/>
                                <w:szCs w:val="17"/>
                              </w:rPr>
                            </w:rPrChange>
                          </w:rPr>
                          <w:delText>,</w:delText>
                        </w:r>
                      </w:del>
                      <w:r w:rsidR="00D95ACA" w:rsidRPr="00D95ACA">
                        <w:rPr>
                          <w:rFonts w:asciiTheme="minorHAnsi" w:hAnsiTheme="minorHAnsi"/>
                          <w:color w:val="333333"/>
                          <w:sz w:val="20"/>
                          <w:szCs w:val="20"/>
                          <w:rPrChange w:id="266" w:author="Geraldo" w:date="2021-04-18T15:33:00Z">
                            <w:rPr>
                              <w:rFonts w:ascii="Verdana" w:hAnsi="Verdana"/>
                              <w:color w:val="333333"/>
                              <w:sz w:val="17"/>
                              <w:szCs w:val="17"/>
                            </w:rPr>
                          </w:rPrChange>
                        </w:rPr>
                        <w:t xml:space="preserve"> caprichosa</w:t>
                      </w:r>
                      <w:ins w:id="267" w:author="Geraldo" w:date="2021-04-18T21:57:00Z">
                        <w:r w:rsidR="006C3DA2">
                          <w:rPr>
                            <w:rFonts w:asciiTheme="minorHAnsi" w:hAnsiTheme="minorHAnsi"/>
                            <w:color w:val="333333"/>
                            <w:sz w:val="20"/>
                            <w:szCs w:val="20"/>
                          </w:rPr>
                          <w:t xml:space="preserve">, cuidava da escola como se fosse sua própria casa, </w:t>
                        </w:r>
                      </w:ins>
                      <w:ins w:id="268" w:author="Geraldo" w:date="2021-04-18T22:08:00Z">
                        <w:r w:rsidR="00D57DFA">
                          <w:rPr>
                            <w:rFonts w:asciiTheme="minorHAnsi" w:hAnsiTheme="minorHAnsi"/>
                            <w:color w:val="333333"/>
                            <w:sz w:val="20"/>
                            <w:szCs w:val="20"/>
                          </w:rPr>
                          <w:t xml:space="preserve">dedicando </w:t>
                        </w:r>
                      </w:ins>
                      <w:ins w:id="269" w:author="Geraldo" w:date="2021-04-18T21:57:00Z">
                        <w:r w:rsidR="006C3DA2">
                          <w:rPr>
                            <w:rFonts w:asciiTheme="minorHAnsi" w:hAnsiTheme="minorHAnsi"/>
                            <w:color w:val="333333"/>
                            <w:sz w:val="20"/>
                            <w:szCs w:val="20"/>
                          </w:rPr>
                          <w:t>carinho e atenção</w:t>
                        </w:r>
                      </w:ins>
                      <w:ins w:id="270" w:author="Geraldo" w:date="2021-04-18T22:08:00Z">
                        <w:r w:rsidR="00D57DFA">
                          <w:rPr>
                            <w:rFonts w:asciiTheme="minorHAnsi" w:hAnsiTheme="minorHAnsi"/>
                            <w:color w:val="333333"/>
                            <w:sz w:val="20"/>
                            <w:szCs w:val="20"/>
                          </w:rPr>
                          <w:t xml:space="preserve"> especial aos a</w:t>
                        </w:r>
                      </w:ins>
                      <w:ins w:id="271" w:author="Geraldo" w:date="2021-04-18T21:57:00Z">
                        <w:r w:rsidR="006C3DA2">
                          <w:rPr>
                            <w:rFonts w:asciiTheme="minorHAnsi" w:hAnsiTheme="minorHAnsi"/>
                            <w:color w:val="333333"/>
                            <w:sz w:val="20"/>
                            <w:szCs w:val="20"/>
                          </w:rPr>
                          <w:t xml:space="preserve">lunos e </w:t>
                        </w:r>
                      </w:ins>
                      <w:ins w:id="272" w:author="Geraldo" w:date="2021-04-18T22:08:00Z">
                        <w:r w:rsidR="00D57DFA">
                          <w:rPr>
                            <w:rFonts w:asciiTheme="minorHAnsi" w:hAnsiTheme="minorHAnsi"/>
                            <w:color w:val="333333"/>
                            <w:sz w:val="20"/>
                            <w:szCs w:val="20"/>
                          </w:rPr>
                          <w:t xml:space="preserve">a </w:t>
                        </w:r>
                      </w:ins>
                      <w:ins w:id="273" w:author="Geraldo" w:date="2021-04-18T21:57:00Z">
                        <w:r w:rsidR="006C3DA2">
                          <w:rPr>
                            <w:rFonts w:asciiTheme="minorHAnsi" w:hAnsiTheme="minorHAnsi"/>
                            <w:color w:val="333333"/>
                            <w:sz w:val="20"/>
                            <w:szCs w:val="20"/>
                          </w:rPr>
                          <w:t>toda a comunidade escolar.</w:t>
                        </w:r>
                      </w:ins>
                      <w:del w:id="274" w:author="Geraldo" w:date="2021-04-18T21:58:00Z">
                        <w:r w:rsidR="00D95ACA" w:rsidRPr="00D95ACA" w:rsidDel="006C3DA2">
                          <w:rPr>
                            <w:rFonts w:asciiTheme="minorHAnsi" w:hAnsiTheme="minorHAnsi"/>
                            <w:color w:val="333333"/>
                            <w:sz w:val="20"/>
                            <w:szCs w:val="20"/>
                            <w:rPrChange w:id="275" w:author="Geraldo" w:date="2021-04-18T15:33:00Z">
                              <w:rPr>
                                <w:rFonts w:ascii="Verdana" w:hAnsi="Verdana"/>
                                <w:color w:val="333333"/>
                                <w:sz w:val="17"/>
                                <w:szCs w:val="17"/>
                              </w:rPr>
                            </w:rPrChange>
                          </w:rPr>
                          <w:delText xml:space="preserve"> e, sobretudo, tinha amor à sua profissão, demonstrando-o por meio do carinho e </w:delText>
                        </w:r>
                      </w:del>
                      <w:ins w:id="276" w:author="Geraldo" w:date="2021-04-18T21:58:00Z">
                        <w:r w:rsidR="006C3DA2">
                          <w:rPr>
                            <w:rFonts w:asciiTheme="minorHAnsi" w:hAnsiTheme="minorHAnsi"/>
                            <w:color w:val="333333"/>
                            <w:sz w:val="20"/>
                            <w:szCs w:val="20"/>
                          </w:rPr>
                          <w:t xml:space="preserve"> </w:t>
                        </w:r>
                      </w:ins>
                    </w:p>
                    <w:p w:rsidR="00D95ACA" w:rsidRPr="00D95ACA" w:rsidRDefault="00D95ACA" w:rsidP="00D95ACA">
                      <w:pPr>
                        <w:rPr>
                          <w:rFonts w:asciiTheme="minorHAnsi" w:hAnsiTheme="minorHAnsi"/>
                          <w:color w:val="333333"/>
                          <w:sz w:val="20"/>
                          <w:szCs w:val="20"/>
                          <w:rPrChange w:id="277" w:author="Geraldo" w:date="2021-04-18T15:33:00Z">
                            <w:rPr>
                              <w:rFonts w:ascii="Verdana" w:hAnsi="Verdana"/>
                              <w:color w:val="333333"/>
                              <w:sz w:val="17"/>
                              <w:szCs w:val="17"/>
                            </w:rPr>
                          </w:rPrChange>
                        </w:rPr>
                      </w:pPr>
                      <w:r w:rsidRPr="00D95ACA">
                        <w:rPr>
                          <w:rFonts w:asciiTheme="minorHAnsi" w:hAnsiTheme="minorHAnsi"/>
                          <w:color w:val="333333"/>
                          <w:sz w:val="20"/>
                          <w:szCs w:val="20"/>
                          <w:rPrChange w:id="278" w:author="Geraldo" w:date="2021-04-18T15:33:00Z">
                            <w:rPr>
                              <w:rFonts w:ascii="Verdana" w:hAnsi="Verdana"/>
                              <w:color w:val="333333"/>
                              <w:sz w:val="17"/>
                              <w:szCs w:val="17"/>
                            </w:rPr>
                          </w:rPrChange>
                        </w:rPr>
                        <w:t xml:space="preserve">Quando </w:t>
                      </w:r>
                      <w:ins w:id="279" w:author="Geraldo" w:date="2021-04-18T22:01:00Z">
                        <w:r w:rsidR="006C3DA2">
                          <w:rPr>
                            <w:rFonts w:asciiTheme="minorHAnsi" w:hAnsiTheme="minorHAnsi"/>
                            <w:color w:val="333333"/>
                            <w:sz w:val="20"/>
                            <w:szCs w:val="20"/>
                          </w:rPr>
                          <w:t xml:space="preserve">se </w:t>
                        </w:r>
                      </w:ins>
                      <w:r w:rsidRPr="00D95ACA">
                        <w:rPr>
                          <w:rFonts w:asciiTheme="minorHAnsi" w:hAnsiTheme="minorHAnsi"/>
                          <w:color w:val="333333"/>
                          <w:sz w:val="20"/>
                          <w:szCs w:val="20"/>
                          <w:rPrChange w:id="280" w:author="Geraldo" w:date="2021-04-18T15:33:00Z">
                            <w:rPr>
                              <w:rFonts w:ascii="Verdana" w:hAnsi="Verdana"/>
                              <w:color w:val="333333"/>
                              <w:sz w:val="17"/>
                              <w:szCs w:val="17"/>
                            </w:rPr>
                          </w:rPrChange>
                        </w:rPr>
                        <w:t>aposentou</w:t>
                      </w:r>
                      <w:del w:id="281" w:author="Geraldo" w:date="2021-04-18T22:01:00Z">
                        <w:r w:rsidRPr="00D95ACA" w:rsidDel="006C3DA2">
                          <w:rPr>
                            <w:rFonts w:asciiTheme="minorHAnsi" w:hAnsiTheme="minorHAnsi"/>
                            <w:color w:val="333333"/>
                            <w:sz w:val="20"/>
                            <w:szCs w:val="20"/>
                            <w:rPrChange w:id="282" w:author="Geraldo" w:date="2021-04-18T15:33:00Z">
                              <w:rPr>
                                <w:rFonts w:ascii="Verdana" w:hAnsi="Verdana"/>
                                <w:color w:val="333333"/>
                                <w:sz w:val="17"/>
                                <w:szCs w:val="17"/>
                              </w:rPr>
                            </w:rPrChange>
                          </w:rPr>
                          <w:delText>-se</w:delText>
                        </w:r>
                      </w:del>
                      <w:r w:rsidRPr="00D95ACA">
                        <w:rPr>
                          <w:rFonts w:asciiTheme="minorHAnsi" w:hAnsiTheme="minorHAnsi"/>
                          <w:color w:val="333333"/>
                          <w:sz w:val="20"/>
                          <w:szCs w:val="20"/>
                          <w:rPrChange w:id="283" w:author="Geraldo" w:date="2021-04-18T15:33:00Z">
                            <w:rPr>
                              <w:rFonts w:ascii="Verdana" w:hAnsi="Verdana"/>
                              <w:color w:val="333333"/>
                              <w:sz w:val="17"/>
                              <w:szCs w:val="17"/>
                            </w:rPr>
                          </w:rPrChange>
                        </w:rPr>
                        <w:t xml:space="preserve">, em 1997, </w:t>
                      </w:r>
                      <w:ins w:id="284" w:author="Geraldo" w:date="2021-04-18T22:01:00Z">
                        <w:r w:rsidR="006C3DA2">
                          <w:rPr>
                            <w:rFonts w:asciiTheme="minorHAnsi" w:hAnsiTheme="minorHAnsi"/>
                            <w:color w:val="333333"/>
                            <w:sz w:val="20"/>
                            <w:szCs w:val="20"/>
                          </w:rPr>
                          <w:t xml:space="preserve">toda </w:t>
                        </w:r>
                      </w:ins>
                      <w:r w:rsidRPr="00D95ACA">
                        <w:rPr>
                          <w:rFonts w:asciiTheme="minorHAnsi" w:hAnsiTheme="minorHAnsi"/>
                          <w:color w:val="333333"/>
                          <w:sz w:val="20"/>
                          <w:szCs w:val="20"/>
                          <w:rPrChange w:id="285" w:author="Geraldo" w:date="2021-04-18T15:33:00Z">
                            <w:rPr>
                              <w:rFonts w:ascii="Verdana" w:hAnsi="Verdana"/>
                              <w:color w:val="333333"/>
                              <w:sz w:val="17"/>
                              <w:szCs w:val="17"/>
                            </w:rPr>
                          </w:rPrChange>
                        </w:rPr>
                        <w:t xml:space="preserve">a comunidade escolar </w:t>
                      </w:r>
                      <w:ins w:id="286" w:author="Geraldo" w:date="2021-04-18T22:01:00Z">
                        <w:r w:rsidR="006C3DA2">
                          <w:rPr>
                            <w:rFonts w:asciiTheme="minorHAnsi" w:hAnsiTheme="minorHAnsi"/>
                            <w:color w:val="333333"/>
                            <w:sz w:val="20"/>
                            <w:szCs w:val="20"/>
                          </w:rPr>
                          <w:t>reconheceu</w:t>
                        </w:r>
                      </w:ins>
                      <w:del w:id="287" w:author="Geraldo" w:date="2021-04-18T22:01:00Z">
                        <w:r w:rsidRPr="00D95ACA" w:rsidDel="006C3DA2">
                          <w:rPr>
                            <w:rFonts w:asciiTheme="minorHAnsi" w:hAnsiTheme="minorHAnsi"/>
                            <w:color w:val="333333"/>
                            <w:sz w:val="20"/>
                            <w:szCs w:val="20"/>
                            <w:rPrChange w:id="288" w:author="Geraldo" w:date="2021-04-18T15:33:00Z">
                              <w:rPr>
                                <w:rFonts w:ascii="Verdana" w:hAnsi="Verdana"/>
                                <w:color w:val="333333"/>
                                <w:sz w:val="17"/>
                                <w:szCs w:val="17"/>
                              </w:rPr>
                            </w:rPrChange>
                          </w:rPr>
                          <w:delText xml:space="preserve">soube </w:delText>
                        </w:r>
                      </w:del>
                      <w:del w:id="289" w:author="Geraldo" w:date="2021-04-18T22:02:00Z">
                        <w:r w:rsidRPr="00D95ACA" w:rsidDel="006C3DA2">
                          <w:rPr>
                            <w:rFonts w:asciiTheme="minorHAnsi" w:hAnsiTheme="minorHAnsi"/>
                            <w:color w:val="333333"/>
                            <w:sz w:val="20"/>
                            <w:szCs w:val="20"/>
                            <w:rPrChange w:id="290" w:author="Geraldo" w:date="2021-04-18T15:33:00Z">
                              <w:rPr>
                                <w:rFonts w:ascii="Verdana" w:hAnsi="Verdana"/>
                                <w:color w:val="333333"/>
                                <w:sz w:val="17"/>
                                <w:szCs w:val="17"/>
                              </w:rPr>
                            </w:rPrChange>
                          </w:rPr>
                          <w:delText>re</w:delText>
                        </w:r>
                      </w:del>
                      <w:ins w:id="291" w:author="Geraldo" w:date="2021-04-18T22:02:00Z">
                        <w:r w:rsidR="006C3DA2">
                          <w:rPr>
                            <w:rFonts w:asciiTheme="minorHAnsi" w:hAnsiTheme="minorHAnsi"/>
                            <w:color w:val="333333"/>
                            <w:sz w:val="20"/>
                            <w:szCs w:val="20"/>
                          </w:rPr>
                          <w:t xml:space="preserve"> o seu trabalho e dedicação, prestando-lhe uma homenagem especial durante a missa dominical na</w:t>
                        </w:r>
                      </w:ins>
                      <w:del w:id="292" w:author="Geraldo" w:date="2021-04-18T22:02:00Z">
                        <w:r w:rsidRPr="00D95ACA" w:rsidDel="006C3DA2">
                          <w:rPr>
                            <w:rFonts w:asciiTheme="minorHAnsi" w:hAnsiTheme="minorHAnsi"/>
                            <w:color w:val="333333"/>
                            <w:sz w:val="20"/>
                            <w:szCs w:val="20"/>
                            <w:rPrChange w:id="293" w:author="Geraldo" w:date="2021-04-18T15:33:00Z">
                              <w:rPr>
                                <w:rFonts w:ascii="Verdana" w:hAnsi="Verdana"/>
                                <w:color w:val="333333"/>
                                <w:sz w:val="17"/>
                                <w:szCs w:val="17"/>
                              </w:rPr>
                            </w:rPrChange>
                          </w:rPr>
                          <w:delText>conhecer toda a sua dedicação, retribuindo-lhe com uma bela homenagem que a fez chorar durante uma missa</w:delText>
                        </w:r>
                      </w:del>
                      <w:r w:rsidRPr="00D95ACA">
                        <w:rPr>
                          <w:rFonts w:asciiTheme="minorHAnsi" w:hAnsiTheme="minorHAnsi"/>
                          <w:color w:val="333333"/>
                          <w:sz w:val="20"/>
                          <w:szCs w:val="20"/>
                          <w:rPrChange w:id="294" w:author="Geraldo" w:date="2021-04-18T15:33:00Z">
                            <w:rPr>
                              <w:rFonts w:ascii="Verdana" w:hAnsi="Verdana"/>
                              <w:color w:val="333333"/>
                              <w:sz w:val="17"/>
                              <w:szCs w:val="17"/>
                            </w:rPr>
                          </w:rPrChange>
                        </w:rPr>
                        <w:t xml:space="preserve"> </w:t>
                      </w:r>
                      <w:del w:id="295" w:author="Geraldo" w:date="2021-04-18T22:02:00Z">
                        <w:r w:rsidRPr="00D95ACA" w:rsidDel="006C3DA2">
                          <w:rPr>
                            <w:rFonts w:asciiTheme="minorHAnsi" w:hAnsiTheme="minorHAnsi"/>
                            <w:color w:val="333333"/>
                            <w:sz w:val="20"/>
                            <w:szCs w:val="20"/>
                            <w:rPrChange w:id="296" w:author="Geraldo" w:date="2021-04-18T15:33:00Z">
                              <w:rPr>
                                <w:rFonts w:ascii="Verdana" w:hAnsi="Verdana"/>
                                <w:color w:val="333333"/>
                                <w:sz w:val="17"/>
                                <w:szCs w:val="17"/>
                              </w:rPr>
                            </w:rPrChange>
                          </w:rPr>
                          <w:delText xml:space="preserve">dominical na </w:delText>
                        </w:r>
                      </w:del>
                      <w:r w:rsidRPr="00D95ACA">
                        <w:rPr>
                          <w:rFonts w:asciiTheme="minorHAnsi" w:hAnsiTheme="minorHAnsi"/>
                          <w:color w:val="333333"/>
                          <w:sz w:val="20"/>
                          <w:szCs w:val="20"/>
                          <w:rPrChange w:id="297" w:author="Geraldo" w:date="2021-04-18T15:33:00Z">
                            <w:rPr>
                              <w:rFonts w:ascii="Verdana" w:hAnsi="Verdana"/>
                              <w:color w:val="333333"/>
                              <w:sz w:val="17"/>
                              <w:szCs w:val="17"/>
                            </w:rPr>
                          </w:rPrChange>
                        </w:rPr>
                        <w:t xml:space="preserve">Matriz </w:t>
                      </w:r>
                      <w:ins w:id="298" w:author="Geraldo" w:date="2021-04-18T22:02:00Z">
                        <w:r w:rsidR="006C3DA2">
                          <w:rPr>
                            <w:rFonts w:asciiTheme="minorHAnsi" w:hAnsiTheme="minorHAnsi"/>
                            <w:color w:val="333333"/>
                            <w:sz w:val="20"/>
                            <w:szCs w:val="20"/>
                          </w:rPr>
                          <w:t xml:space="preserve">de </w:t>
                        </w:r>
                      </w:ins>
                      <w:r w:rsidRPr="00D95ACA">
                        <w:rPr>
                          <w:rFonts w:asciiTheme="minorHAnsi" w:hAnsiTheme="minorHAnsi"/>
                          <w:color w:val="333333"/>
                          <w:sz w:val="20"/>
                          <w:szCs w:val="20"/>
                          <w:rPrChange w:id="299" w:author="Geraldo" w:date="2021-04-18T15:33:00Z">
                            <w:rPr>
                              <w:rFonts w:ascii="Verdana" w:hAnsi="Verdana"/>
                              <w:color w:val="333333"/>
                              <w:sz w:val="17"/>
                              <w:szCs w:val="17"/>
                            </w:rPr>
                          </w:rPrChange>
                        </w:rPr>
                        <w:t xml:space="preserve">Nossa Senhora de Nazareth. Anézia </w:t>
                      </w:r>
                      <w:ins w:id="300" w:author="Geraldo" w:date="2021-04-18T22:03:00Z">
                        <w:r w:rsidR="006C3DA2">
                          <w:rPr>
                            <w:rFonts w:asciiTheme="minorHAnsi" w:hAnsiTheme="minorHAnsi"/>
                            <w:color w:val="333333"/>
                            <w:sz w:val="20"/>
                            <w:szCs w:val="20"/>
                          </w:rPr>
                          <w:t>Maria Pinheiro também teve participação ativa em entidades sociais e religiosas de Morro Vermelho, como</w:t>
                        </w:r>
                      </w:ins>
                      <w:del w:id="301" w:author="Geraldo" w:date="2021-04-18T22:03:00Z">
                        <w:r w:rsidRPr="00D95ACA" w:rsidDel="006C3DA2">
                          <w:rPr>
                            <w:rFonts w:asciiTheme="minorHAnsi" w:hAnsiTheme="minorHAnsi"/>
                            <w:color w:val="333333"/>
                            <w:sz w:val="20"/>
                            <w:szCs w:val="20"/>
                            <w:rPrChange w:id="302" w:author="Geraldo" w:date="2021-04-18T15:33:00Z">
                              <w:rPr>
                                <w:rFonts w:ascii="Verdana" w:hAnsi="Verdana"/>
                                <w:color w:val="333333"/>
                                <w:sz w:val="17"/>
                                <w:szCs w:val="17"/>
                              </w:rPr>
                            </w:rPrChange>
                          </w:rPr>
                          <w:delText xml:space="preserve">participou de entidades como </w:delText>
                        </w:r>
                      </w:del>
                      <w:ins w:id="303" w:author="Geraldo" w:date="2021-04-18T22:03:00Z">
                        <w:r w:rsidR="006C3DA2">
                          <w:rPr>
                            <w:rFonts w:asciiTheme="minorHAnsi" w:hAnsiTheme="minorHAnsi"/>
                            <w:color w:val="333333"/>
                            <w:sz w:val="20"/>
                            <w:szCs w:val="20"/>
                          </w:rPr>
                          <w:t xml:space="preserve"> </w:t>
                        </w:r>
                      </w:ins>
                      <w:r w:rsidRPr="00D95ACA">
                        <w:rPr>
                          <w:rFonts w:asciiTheme="minorHAnsi" w:hAnsiTheme="minorHAnsi"/>
                          <w:color w:val="333333"/>
                          <w:sz w:val="20"/>
                          <w:szCs w:val="20"/>
                          <w:rPrChange w:id="304" w:author="Geraldo" w:date="2021-04-18T15:33:00Z">
                            <w:rPr>
                              <w:rFonts w:ascii="Verdana" w:hAnsi="Verdana"/>
                              <w:color w:val="333333"/>
                              <w:sz w:val="17"/>
                              <w:szCs w:val="17"/>
                            </w:rPr>
                          </w:rPrChange>
                        </w:rPr>
                        <w:t>Conferência São Vicente de Paul</w:t>
                      </w:r>
                      <w:ins w:id="305" w:author="Geraldo" w:date="2021-04-18T22:03:00Z">
                        <w:r w:rsidR="006C3DA2">
                          <w:rPr>
                            <w:rFonts w:asciiTheme="minorHAnsi" w:hAnsiTheme="minorHAnsi"/>
                            <w:color w:val="333333"/>
                            <w:sz w:val="20"/>
                            <w:szCs w:val="20"/>
                          </w:rPr>
                          <w:t>o</w:t>
                        </w:r>
                      </w:ins>
                      <w:del w:id="306" w:author="Geraldo" w:date="2021-04-18T22:03:00Z">
                        <w:r w:rsidRPr="00D95ACA" w:rsidDel="006C3DA2">
                          <w:rPr>
                            <w:rFonts w:asciiTheme="minorHAnsi" w:hAnsiTheme="minorHAnsi"/>
                            <w:color w:val="333333"/>
                            <w:sz w:val="20"/>
                            <w:szCs w:val="20"/>
                            <w:rPrChange w:id="307" w:author="Geraldo" w:date="2021-04-18T15:33:00Z">
                              <w:rPr>
                                <w:rFonts w:ascii="Verdana" w:hAnsi="Verdana"/>
                                <w:color w:val="333333"/>
                                <w:sz w:val="17"/>
                                <w:szCs w:val="17"/>
                              </w:rPr>
                            </w:rPrChange>
                          </w:rPr>
                          <w:delText>a</w:delText>
                        </w:r>
                      </w:del>
                      <w:r w:rsidRPr="00D95ACA">
                        <w:rPr>
                          <w:rFonts w:asciiTheme="minorHAnsi" w:hAnsiTheme="minorHAnsi"/>
                          <w:color w:val="333333"/>
                          <w:sz w:val="20"/>
                          <w:szCs w:val="20"/>
                          <w:rPrChange w:id="308" w:author="Geraldo" w:date="2021-04-18T15:33:00Z">
                            <w:rPr>
                              <w:rFonts w:ascii="Verdana" w:hAnsi="Verdana"/>
                              <w:color w:val="333333"/>
                              <w:sz w:val="17"/>
                              <w:szCs w:val="17"/>
                            </w:rPr>
                          </w:rPrChange>
                        </w:rPr>
                        <w:t xml:space="preserve">, Apostolado da Oração e Pastoral da Criança. </w:t>
                      </w:r>
                      <w:del w:id="309" w:author="Geraldo" w:date="2021-04-18T22:04:00Z">
                        <w:r w:rsidRPr="00D95ACA" w:rsidDel="006C3DA2">
                          <w:rPr>
                            <w:rFonts w:asciiTheme="minorHAnsi" w:hAnsiTheme="minorHAnsi"/>
                            <w:color w:val="333333"/>
                            <w:sz w:val="20"/>
                            <w:szCs w:val="20"/>
                            <w:rPrChange w:id="310" w:author="Geraldo" w:date="2021-04-18T15:33:00Z">
                              <w:rPr>
                                <w:rFonts w:ascii="Verdana" w:hAnsi="Verdana"/>
                                <w:color w:val="333333"/>
                                <w:sz w:val="17"/>
                                <w:szCs w:val="17"/>
                              </w:rPr>
                            </w:rPrChange>
                          </w:rPr>
                          <w:delText xml:space="preserve">Era católica fervorosa e deixou de herança àquela comunidade o seu exemplo, disponibilidade, carinho e atenção.Anézia </w:delText>
                        </w:r>
                      </w:del>
                      <w:ins w:id="311" w:author="Geraldo" w:date="2021-04-18T22:04:00Z">
                        <w:r w:rsidR="006C3DA2">
                          <w:rPr>
                            <w:rFonts w:asciiTheme="minorHAnsi" w:hAnsiTheme="minorHAnsi"/>
                            <w:color w:val="333333"/>
                            <w:sz w:val="20"/>
                            <w:szCs w:val="20"/>
                          </w:rPr>
                          <w:t>Ela faleceu</w:t>
                        </w:r>
                      </w:ins>
                      <w:ins w:id="312" w:author="Geraldo" w:date="2021-04-18T22:09:00Z">
                        <w:r w:rsidR="00D57DFA">
                          <w:rPr>
                            <w:rFonts w:asciiTheme="minorHAnsi" w:hAnsiTheme="minorHAnsi"/>
                            <w:color w:val="333333"/>
                            <w:sz w:val="20"/>
                            <w:szCs w:val="20"/>
                          </w:rPr>
                          <w:t xml:space="preserve"> em </w:t>
                        </w:r>
                      </w:ins>
                      <w:del w:id="313" w:author="Geraldo" w:date="2021-04-18T22:04:00Z">
                        <w:r w:rsidRPr="00D95ACA" w:rsidDel="006C3DA2">
                          <w:rPr>
                            <w:rFonts w:asciiTheme="minorHAnsi" w:hAnsiTheme="minorHAnsi"/>
                            <w:color w:val="333333"/>
                            <w:sz w:val="20"/>
                            <w:szCs w:val="20"/>
                            <w:rPrChange w:id="314" w:author="Geraldo" w:date="2021-04-18T15:33:00Z">
                              <w:rPr>
                                <w:rFonts w:ascii="Verdana" w:hAnsi="Verdana"/>
                                <w:color w:val="333333"/>
                                <w:sz w:val="17"/>
                                <w:szCs w:val="17"/>
                              </w:rPr>
                            </w:rPrChange>
                          </w:rPr>
                          <w:delText xml:space="preserve">Maria Pinheiro morreu em </w:delText>
                        </w:r>
                      </w:del>
                      <w:r w:rsidRPr="00D95ACA">
                        <w:rPr>
                          <w:rFonts w:asciiTheme="minorHAnsi" w:hAnsiTheme="minorHAnsi"/>
                          <w:color w:val="333333"/>
                          <w:sz w:val="20"/>
                          <w:szCs w:val="20"/>
                          <w:rPrChange w:id="315" w:author="Geraldo" w:date="2021-04-18T15:33:00Z">
                            <w:rPr>
                              <w:rFonts w:ascii="Verdana" w:hAnsi="Verdana"/>
                              <w:color w:val="333333"/>
                              <w:sz w:val="17"/>
                              <w:szCs w:val="17"/>
                            </w:rPr>
                          </w:rPrChange>
                        </w:rPr>
                        <w:t xml:space="preserve">2 de maio de 2001. </w:t>
                      </w:r>
                      <w:ins w:id="316" w:author="Geraldo" w:date="2021-04-18T22:04:00Z">
                        <w:r w:rsidR="006C3DA2">
                          <w:rPr>
                            <w:rFonts w:asciiTheme="minorHAnsi" w:hAnsiTheme="minorHAnsi"/>
                            <w:color w:val="333333"/>
                            <w:sz w:val="20"/>
                            <w:szCs w:val="20"/>
                          </w:rPr>
                          <w:t>Pelos exemplos de dedicação à escola e à comunidade, o povo de Morro Vermelho decidiu dar seu nome a atual escola municipal d</w:t>
                        </w:r>
                      </w:ins>
                      <w:ins w:id="317" w:author="Geraldo" w:date="2021-04-18T22:05:00Z">
                        <w:r w:rsidR="006C3DA2">
                          <w:rPr>
                            <w:rFonts w:asciiTheme="minorHAnsi" w:hAnsiTheme="minorHAnsi"/>
                            <w:color w:val="333333"/>
                            <w:sz w:val="20"/>
                            <w:szCs w:val="20"/>
                          </w:rPr>
                          <w:t xml:space="preserve">o distrito, que hoje forma alunos </w:t>
                        </w:r>
                      </w:ins>
                      <w:r w:rsidR="00814B46">
                        <w:rPr>
                          <w:rFonts w:asciiTheme="minorHAnsi" w:hAnsiTheme="minorHAnsi"/>
                          <w:color w:val="333333"/>
                          <w:sz w:val="20"/>
                          <w:szCs w:val="20"/>
                        </w:rPr>
                        <w:t xml:space="preserve">até a </w:t>
                      </w:r>
                      <w:ins w:id="318" w:author="Geraldo" w:date="2021-04-18T22:05:00Z">
                        <w:r w:rsidR="006C3DA2">
                          <w:rPr>
                            <w:rFonts w:asciiTheme="minorHAnsi" w:hAnsiTheme="minorHAnsi"/>
                            <w:color w:val="333333"/>
                            <w:sz w:val="20"/>
                            <w:szCs w:val="20"/>
                          </w:rPr>
                          <w:t>quinta série</w:t>
                        </w:r>
                      </w:ins>
                      <w:ins w:id="319" w:author="Geraldo" w:date="2021-04-18T22:06:00Z">
                        <w:r w:rsidR="006C3DA2">
                          <w:rPr>
                            <w:rFonts w:asciiTheme="minorHAnsi" w:hAnsiTheme="minorHAnsi"/>
                            <w:color w:val="333333"/>
                            <w:sz w:val="20"/>
                            <w:szCs w:val="20"/>
                          </w:rPr>
                          <w:t xml:space="preserve"> do</w:t>
                        </w:r>
                      </w:ins>
                      <w:r w:rsidR="00814B46">
                        <w:rPr>
                          <w:rFonts w:asciiTheme="minorHAnsi" w:hAnsiTheme="minorHAnsi"/>
                          <w:color w:val="333333"/>
                          <w:sz w:val="20"/>
                          <w:szCs w:val="20"/>
                        </w:rPr>
                        <w:t xml:space="preserve"> ensino fundamental</w:t>
                      </w:r>
                      <w:del w:id="320" w:author="Geraldo" w:date="2021-04-18T22:06:00Z">
                        <w:r w:rsidRPr="00D95ACA" w:rsidDel="006C3DA2">
                          <w:rPr>
                            <w:rFonts w:asciiTheme="minorHAnsi" w:hAnsiTheme="minorHAnsi"/>
                            <w:color w:val="333333"/>
                            <w:sz w:val="20"/>
                            <w:szCs w:val="20"/>
                            <w:rPrChange w:id="321" w:author="Geraldo" w:date="2021-04-18T15:33:00Z">
                              <w:rPr>
                                <w:rFonts w:ascii="Verdana" w:hAnsi="Verdana"/>
                                <w:color w:val="333333"/>
                                <w:sz w:val="17"/>
                                <w:szCs w:val="17"/>
                              </w:rPr>
                            </w:rPrChange>
                          </w:rPr>
                          <w:delText>Ela deixou exemplos de dedicação e amor para todos do distrito de Morro Vermelho</w:delText>
                        </w:r>
                      </w:del>
                    </w:p>
                    <w:p w:rsidR="00D95ACA" w:rsidRPr="00D95ACA" w:rsidRDefault="00D95ACA" w:rsidP="00D95ACA">
                      <w:pPr>
                        <w:rPr>
                          <w:rFonts w:asciiTheme="minorHAnsi" w:hAnsiTheme="minorHAnsi"/>
                          <w:sz w:val="20"/>
                          <w:szCs w:val="20"/>
                          <w:rPrChange w:id="322" w:author="Geraldo" w:date="2021-04-18T15:33:00Z">
                            <w:rPr/>
                          </w:rPrChange>
                        </w:rPr>
                      </w:pPr>
                    </w:p>
                  </w:txbxContent>
                </v:textbox>
              </v:shape>
            </w:pict>
          </mc:Fallback>
        </mc:AlternateContent>
      </w:r>
      <w:r w:rsidR="00ED0E91">
        <w:rPr>
          <w:noProof/>
          <w:lang w:eastAsia="pt-BR"/>
        </w:rPr>
        <mc:AlternateContent>
          <mc:Choice Requires="wps">
            <w:drawing>
              <wp:anchor distT="45720" distB="45720" distL="114300" distR="114300" simplePos="0" relativeHeight="252321792" behindDoc="0" locked="0" layoutInCell="1" allowOverlap="1" wp14:anchorId="59F8405A" wp14:editId="23C99603">
                <wp:simplePos x="0" y="0"/>
                <wp:positionH relativeFrom="column">
                  <wp:posOffset>9927590</wp:posOffset>
                </wp:positionH>
                <wp:positionV relativeFrom="paragraph">
                  <wp:posOffset>7740650</wp:posOffset>
                </wp:positionV>
                <wp:extent cx="4462145" cy="2184400"/>
                <wp:effectExtent l="0" t="0" r="0" b="6350"/>
                <wp:wrapNone/>
                <wp:docPr id="33" name="Caixa de Texto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62145" cy="2184400"/>
                        </a:xfrm>
                        <a:prstGeom prst="rect">
                          <a:avLst/>
                        </a:prstGeom>
                        <a:noFill/>
                        <a:ln w="9525">
                          <a:noFill/>
                          <a:miter lim="800000"/>
                          <a:headEnd/>
                          <a:tailEnd/>
                        </a:ln>
                      </wps:spPr>
                      <wps:txbx>
                        <w:txbxContent>
                          <w:p w:rsidR="00CD0CF3" w:rsidRPr="00B6327E" w:rsidRDefault="00CD0CF3" w:rsidP="00CD0CF3">
                            <w:pPr>
                              <w:rPr>
                                <w:rFonts w:asciiTheme="minorHAnsi" w:eastAsia="Times New Roman" w:hAnsiTheme="minorHAnsi"/>
                                <w:color w:val="000000"/>
                                <w:sz w:val="20"/>
                                <w:szCs w:val="20"/>
                                <w:lang w:eastAsia="pt-BR"/>
                              </w:rPr>
                            </w:pPr>
                            <w:r w:rsidRPr="00B6327E">
                              <w:rPr>
                                <w:rFonts w:asciiTheme="minorHAnsi" w:eastAsia="Times New Roman" w:hAnsiTheme="minorHAnsi"/>
                                <w:color w:val="000000"/>
                                <w:sz w:val="20"/>
                                <w:szCs w:val="20"/>
                                <w:lang w:eastAsia="pt-BR"/>
                              </w:rPr>
                              <w:t xml:space="preserve">As bainhas abertas chegaram a Minas Gerais com colonizadores portugueses no início do século 18, durante o ciclo do ouro, e sobreviveram nos moldes originais graças ao trabalho silencioso das bordadeiras, que passaram a tradição de geração a geração. Durante toda a vida, Dona </w:t>
                            </w:r>
                            <w:proofErr w:type="spellStart"/>
                            <w:r w:rsidRPr="00B6327E">
                              <w:rPr>
                                <w:rFonts w:asciiTheme="minorHAnsi" w:eastAsia="Times New Roman" w:hAnsiTheme="minorHAnsi"/>
                                <w:color w:val="000000"/>
                                <w:sz w:val="20"/>
                                <w:szCs w:val="20"/>
                                <w:lang w:eastAsia="pt-BR"/>
                              </w:rPr>
                              <w:t>Lica</w:t>
                            </w:r>
                            <w:proofErr w:type="spellEnd"/>
                            <w:r w:rsidRPr="00B6327E">
                              <w:rPr>
                                <w:rFonts w:asciiTheme="minorHAnsi" w:eastAsia="Times New Roman" w:hAnsiTheme="minorHAnsi"/>
                                <w:color w:val="000000"/>
                                <w:sz w:val="20"/>
                                <w:szCs w:val="20"/>
                                <w:lang w:eastAsia="pt-BR"/>
                              </w:rPr>
                              <w:t xml:space="preserve"> ensinou o ofício aprendido da mãe e de avós para as filhas e vizinhas. O saber, mantido pela oralidade, foi multiplicado por sua filha Maria Xavier Pinheiro Guimarães (</w:t>
                            </w:r>
                            <w:proofErr w:type="spellStart"/>
                            <w:r w:rsidRPr="00B6327E">
                              <w:rPr>
                                <w:rFonts w:asciiTheme="minorHAnsi" w:eastAsia="Times New Roman" w:hAnsiTheme="minorHAnsi"/>
                                <w:color w:val="000000"/>
                                <w:sz w:val="20"/>
                                <w:szCs w:val="20"/>
                                <w:lang w:eastAsia="pt-BR"/>
                              </w:rPr>
                              <w:t>Nhanhá</w:t>
                            </w:r>
                            <w:proofErr w:type="spellEnd"/>
                            <w:r w:rsidRPr="00B6327E">
                              <w:rPr>
                                <w:rFonts w:asciiTheme="minorHAnsi" w:eastAsia="Times New Roman" w:hAnsiTheme="minorHAnsi"/>
                                <w:color w:val="000000"/>
                                <w:sz w:val="20"/>
                                <w:szCs w:val="20"/>
                                <w:lang w:eastAsia="pt-BR"/>
                              </w:rPr>
                              <w:t>), que decidiu criar uma oficina no Museu Regional de Caeté, espalhando a tradição por centenas de bordadeiras, inclusive de cidades vizinhas.</w:t>
                            </w:r>
                          </w:p>
                          <w:p w:rsidR="00CD0CF3" w:rsidRPr="00B6327E" w:rsidRDefault="00CD0CF3" w:rsidP="00CD0CF3">
                            <w:pPr>
                              <w:textAlignment w:val="top"/>
                              <w:rPr>
                                <w:rFonts w:asciiTheme="minorHAnsi" w:eastAsia="Times New Roman" w:hAnsiTheme="minorHAnsi"/>
                                <w:color w:val="000000"/>
                                <w:sz w:val="20"/>
                                <w:szCs w:val="20"/>
                                <w:lang w:eastAsia="pt-BR"/>
                              </w:rPr>
                            </w:pPr>
                            <w:r w:rsidRPr="00B6327E">
                              <w:rPr>
                                <w:rFonts w:asciiTheme="minorHAnsi" w:eastAsia="Times New Roman" w:hAnsiTheme="minorHAnsi"/>
                                <w:color w:val="000000"/>
                                <w:sz w:val="20"/>
                                <w:szCs w:val="20"/>
                                <w:lang w:eastAsia="pt-BR"/>
                              </w:rPr>
                              <w:t xml:space="preserve">Segundo as próprias artistas, a bainha aberta é um trabalho muito bonito, mas difícil, pois requer atenção e paciência. Diante de um mostruário, com vários tipos, as bordadeiras tecem a renda em pano desfiado de algodão ou linho, que serve de adorno requintado de roupas de cama, toalhas e caminhos-de-mesa, além de peças para igrejas, como os sanguíneos, que </w:t>
                            </w:r>
                            <w:ins w:id="323" w:author="Geraldo" w:date="2021-04-18T22:10:00Z">
                              <w:r w:rsidR="00ED0E91">
                                <w:rPr>
                                  <w:rFonts w:asciiTheme="minorHAnsi" w:eastAsia="Times New Roman" w:hAnsiTheme="minorHAnsi"/>
                                  <w:color w:val="000000"/>
                                  <w:sz w:val="20"/>
                                  <w:szCs w:val="20"/>
                                  <w:lang w:eastAsia="pt-BR"/>
                                </w:rPr>
                                <w:t>cobrem</w:t>
                              </w:r>
                            </w:ins>
                            <w:del w:id="324" w:author="Geraldo" w:date="2021-04-18T22:10:00Z">
                              <w:r w:rsidRPr="00B6327E" w:rsidDel="00ED0E91">
                                <w:rPr>
                                  <w:rFonts w:asciiTheme="minorHAnsi" w:eastAsia="Times New Roman" w:hAnsiTheme="minorHAnsi"/>
                                  <w:color w:val="000000"/>
                                  <w:sz w:val="20"/>
                                  <w:szCs w:val="20"/>
                                  <w:lang w:eastAsia="pt-BR"/>
                                </w:rPr>
                                <w:delText>f</w:delText>
                              </w:r>
                            </w:del>
                            <w:del w:id="325" w:author="Geraldo" w:date="2021-04-18T22:11:00Z">
                              <w:r w:rsidRPr="00B6327E" w:rsidDel="00ED0E91">
                                <w:rPr>
                                  <w:rFonts w:asciiTheme="minorHAnsi" w:eastAsia="Times New Roman" w:hAnsiTheme="minorHAnsi"/>
                                  <w:color w:val="000000"/>
                                  <w:sz w:val="20"/>
                                  <w:szCs w:val="20"/>
                                  <w:lang w:eastAsia="pt-BR"/>
                                </w:rPr>
                                <w:delText>orram</w:delText>
                              </w:r>
                            </w:del>
                            <w:r w:rsidRPr="00B6327E">
                              <w:rPr>
                                <w:rFonts w:asciiTheme="minorHAnsi" w:eastAsia="Times New Roman" w:hAnsiTheme="minorHAnsi"/>
                                <w:color w:val="000000"/>
                                <w:sz w:val="20"/>
                                <w:szCs w:val="20"/>
                                <w:lang w:eastAsia="pt-BR"/>
                              </w:rPr>
                              <w:t xml:space="preserve"> altares. </w:t>
                            </w:r>
                          </w:p>
                          <w:p w:rsidR="00CD0CF3" w:rsidRPr="00B6327E" w:rsidRDefault="00CD0CF3" w:rsidP="00CD0CF3">
                            <w:pPr>
                              <w:ind w:firstLine="0"/>
                              <w:rPr>
                                <w:rFonts w:asciiTheme="minorHAnsi" w:hAnsiTheme="minorHAnsi"/>
                                <w:color w:val="C00000"/>
                                <w:sz w:val="20"/>
                                <w:szCs w:val="20"/>
                              </w:rPr>
                            </w:pPr>
                          </w:p>
                          <w:p w:rsidR="00CD0CF3" w:rsidRDefault="00CD0CF3" w:rsidP="00CD0CF3">
                            <w:pPr>
                              <w:rPr>
                                <w:rFonts w:asciiTheme="minorHAnsi" w:eastAsia="Times New Roman" w:hAnsiTheme="minorHAnsi"/>
                                <w:color w:val="000000"/>
                                <w:sz w:val="20"/>
                                <w:szCs w:val="20"/>
                                <w:lang w:eastAsia="pt-BR"/>
                              </w:rPr>
                            </w:pPr>
                            <w:r w:rsidRPr="00B6327E">
                              <w:rPr>
                                <w:rFonts w:asciiTheme="minorHAnsi" w:eastAsia="Times New Roman" w:hAnsiTheme="minorHAnsi"/>
                                <w:color w:val="000000"/>
                                <w:sz w:val="20"/>
                                <w:szCs w:val="20"/>
                                <w:lang w:eastAsia="pt-BR"/>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F8405A" id="Caixa de Texto 33" o:spid="_x0000_s1059" type="#_x0000_t202" style="position:absolute;left:0;text-align:left;margin-left:781.7pt;margin-top:609.5pt;width:351.35pt;height:172pt;z-index:25232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" filled="f" stroked="f">
                <v:textbox>
                  <w:txbxContent>
                    <w:p w:rsidR="00CD0CF3" w:rsidRPr="00B6327E" w:rsidRDefault="00CD0CF3" w:rsidP="00CD0CF3">
                      <w:pPr>
                        <w:rPr>
                          <w:rFonts w:asciiTheme="minorHAnsi" w:eastAsia="Times New Roman" w:hAnsiTheme="minorHAnsi"/>
                          <w:color w:val="000000"/>
                          <w:sz w:val="20"/>
                          <w:szCs w:val="20"/>
                          <w:lang w:eastAsia="pt-BR"/>
                        </w:rPr>
                      </w:pPr>
                      <w:r w:rsidRPr="00B6327E">
                        <w:rPr>
                          <w:rFonts w:asciiTheme="minorHAnsi" w:eastAsia="Times New Roman" w:hAnsiTheme="minorHAnsi"/>
                          <w:color w:val="000000"/>
                          <w:sz w:val="20"/>
                          <w:szCs w:val="20"/>
                          <w:lang w:eastAsia="pt-BR"/>
                        </w:rPr>
                        <w:t xml:space="preserve">As bainhas abertas chegaram a Minas Gerais com colonizadores portugueses no início do século 18, durante o ciclo do ouro, e sobreviveram nos moldes originais graças ao trabalho silencioso das bordadeiras, que passaram a tradição de geração a geração. Durante toda a vida, Dona </w:t>
                      </w:r>
                      <w:proofErr w:type="spellStart"/>
                      <w:r w:rsidRPr="00B6327E">
                        <w:rPr>
                          <w:rFonts w:asciiTheme="minorHAnsi" w:eastAsia="Times New Roman" w:hAnsiTheme="minorHAnsi"/>
                          <w:color w:val="000000"/>
                          <w:sz w:val="20"/>
                          <w:szCs w:val="20"/>
                          <w:lang w:eastAsia="pt-BR"/>
                        </w:rPr>
                        <w:t>Lica</w:t>
                      </w:r>
                      <w:proofErr w:type="spellEnd"/>
                      <w:r w:rsidRPr="00B6327E">
                        <w:rPr>
                          <w:rFonts w:asciiTheme="minorHAnsi" w:eastAsia="Times New Roman" w:hAnsiTheme="minorHAnsi"/>
                          <w:color w:val="000000"/>
                          <w:sz w:val="20"/>
                          <w:szCs w:val="20"/>
                          <w:lang w:eastAsia="pt-BR"/>
                        </w:rPr>
                        <w:t xml:space="preserve"> ensinou o ofício aprendido da mãe e de avós para as filhas e vizinhas. O saber, mantido pela oralidade, foi multiplicado por sua filha Maria Xavier Pinheiro Guimarães (</w:t>
                      </w:r>
                      <w:proofErr w:type="spellStart"/>
                      <w:r w:rsidRPr="00B6327E">
                        <w:rPr>
                          <w:rFonts w:asciiTheme="minorHAnsi" w:eastAsia="Times New Roman" w:hAnsiTheme="minorHAnsi"/>
                          <w:color w:val="000000"/>
                          <w:sz w:val="20"/>
                          <w:szCs w:val="20"/>
                          <w:lang w:eastAsia="pt-BR"/>
                        </w:rPr>
                        <w:t>Nhanhá</w:t>
                      </w:r>
                      <w:proofErr w:type="spellEnd"/>
                      <w:r w:rsidRPr="00B6327E">
                        <w:rPr>
                          <w:rFonts w:asciiTheme="minorHAnsi" w:eastAsia="Times New Roman" w:hAnsiTheme="minorHAnsi"/>
                          <w:color w:val="000000"/>
                          <w:sz w:val="20"/>
                          <w:szCs w:val="20"/>
                          <w:lang w:eastAsia="pt-BR"/>
                        </w:rPr>
                        <w:t>), que decidiu criar uma oficina no Museu Regional de Caeté, espalhando a tradição por centenas de bordadeiras, inclusive de cidades vizinhas.</w:t>
                      </w:r>
                    </w:p>
                    <w:p w:rsidR="00CD0CF3" w:rsidRPr="00B6327E" w:rsidRDefault="00CD0CF3" w:rsidP="00CD0CF3">
                      <w:pPr>
                        <w:textAlignment w:val="top"/>
                        <w:rPr>
                          <w:rFonts w:asciiTheme="minorHAnsi" w:eastAsia="Times New Roman" w:hAnsiTheme="minorHAnsi"/>
                          <w:color w:val="000000"/>
                          <w:sz w:val="20"/>
                          <w:szCs w:val="20"/>
                          <w:lang w:eastAsia="pt-BR"/>
                        </w:rPr>
                      </w:pPr>
                      <w:r w:rsidRPr="00B6327E">
                        <w:rPr>
                          <w:rFonts w:asciiTheme="minorHAnsi" w:eastAsia="Times New Roman" w:hAnsiTheme="minorHAnsi"/>
                          <w:color w:val="000000"/>
                          <w:sz w:val="20"/>
                          <w:szCs w:val="20"/>
                          <w:lang w:eastAsia="pt-BR"/>
                        </w:rPr>
                        <w:t xml:space="preserve">Segundo as próprias artistas, a bainha aberta é um trabalho muito bonito, mas difícil, pois requer atenção e paciência. Diante de um mostruário, com vários tipos, as bordadeiras tecem a renda em pano desfiado de algodão ou linho, que serve de adorno requintado de roupas de cama, toalhas e caminhos-de-mesa, além de peças para igrejas, como os sanguíneos, que </w:t>
                      </w:r>
                      <w:ins w:id="356" w:author="Geraldo" w:date="2021-04-18T22:10:00Z">
                        <w:r w:rsidR="00ED0E91">
                          <w:rPr>
                            <w:rFonts w:asciiTheme="minorHAnsi" w:eastAsia="Times New Roman" w:hAnsiTheme="minorHAnsi"/>
                            <w:color w:val="000000"/>
                            <w:sz w:val="20"/>
                            <w:szCs w:val="20"/>
                            <w:lang w:eastAsia="pt-BR"/>
                          </w:rPr>
                          <w:t>cobrem</w:t>
                        </w:r>
                      </w:ins>
                      <w:del w:id="357" w:author="Geraldo" w:date="2021-04-18T22:10:00Z">
                        <w:r w:rsidRPr="00B6327E" w:rsidDel="00ED0E91">
                          <w:rPr>
                            <w:rFonts w:asciiTheme="minorHAnsi" w:eastAsia="Times New Roman" w:hAnsiTheme="minorHAnsi"/>
                            <w:color w:val="000000"/>
                            <w:sz w:val="20"/>
                            <w:szCs w:val="20"/>
                            <w:lang w:eastAsia="pt-BR"/>
                          </w:rPr>
                          <w:delText>f</w:delText>
                        </w:r>
                      </w:del>
                      <w:del w:id="358" w:author="Geraldo" w:date="2021-04-18T22:11:00Z">
                        <w:r w:rsidRPr="00B6327E" w:rsidDel="00ED0E91">
                          <w:rPr>
                            <w:rFonts w:asciiTheme="minorHAnsi" w:eastAsia="Times New Roman" w:hAnsiTheme="minorHAnsi"/>
                            <w:color w:val="000000"/>
                            <w:sz w:val="20"/>
                            <w:szCs w:val="20"/>
                            <w:lang w:eastAsia="pt-BR"/>
                          </w:rPr>
                          <w:delText>orram</w:delText>
                        </w:r>
                      </w:del>
                      <w:r w:rsidRPr="00B6327E">
                        <w:rPr>
                          <w:rFonts w:asciiTheme="minorHAnsi" w:eastAsia="Times New Roman" w:hAnsiTheme="minorHAnsi"/>
                          <w:color w:val="000000"/>
                          <w:sz w:val="20"/>
                          <w:szCs w:val="20"/>
                          <w:lang w:eastAsia="pt-BR"/>
                        </w:rPr>
                        <w:t xml:space="preserve"> altares. </w:t>
                      </w:r>
                    </w:p>
                    <w:p w:rsidR="00CD0CF3" w:rsidRPr="00B6327E" w:rsidRDefault="00CD0CF3" w:rsidP="00CD0CF3">
                      <w:pPr>
                        <w:ind w:firstLine="0"/>
                        <w:rPr>
                          <w:rFonts w:asciiTheme="minorHAnsi" w:hAnsiTheme="minorHAnsi"/>
                          <w:color w:val="C00000"/>
                          <w:sz w:val="20"/>
                          <w:szCs w:val="20"/>
                        </w:rPr>
                      </w:pPr>
                    </w:p>
                    <w:p w:rsidR="00CD0CF3" w:rsidRDefault="00CD0CF3" w:rsidP="00CD0CF3">
                      <w:pPr>
                        <w:rPr>
                          <w:rFonts w:asciiTheme="minorHAnsi" w:eastAsia="Times New Roman" w:hAnsiTheme="minorHAnsi"/>
                          <w:color w:val="000000"/>
                          <w:sz w:val="20"/>
                          <w:szCs w:val="20"/>
                          <w:lang w:eastAsia="pt-BR"/>
                        </w:rPr>
                      </w:pPr>
                      <w:r w:rsidRPr="00B6327E">
                        <w:rPr>
                          <w:rFonts w:asciiTheme="minorHAnsi" w:eastAsia="Times New Roman" w:hAnsiTheme="minorHAnsi"/>
                          <w:color w:val="000000"/>
                          <w:sz w:val="20"/>
                          <w:szCs w:val="20"/>
                          <w:lang w:eastAsia="pt-BR"/>
                        </w:rPr>
                        <w:t xml:space="preserve"> </w:t>
                      </w:r>
                    </w:p>
                  </w:txbxContent>
                </v:textbox>
              </v:shape>
            </w:pict>
          </mc:Fallback>
        </mc:AlternateContent>
      </w:r>
      <w:r w:rsidR="00F053B0">
        <w:rPr>
          <w:noProof/>
          <w:lang w:eastAsia="pt-BR"/>
        </w:rPr>
        <mc:AlternateContent>
          <mc:Choice Requires="wps">
            <w:drawing>
              <wp:anchor distT="45720" distB="45720" distL="114300" distR="114300" simplePos="0" relativeHeight="252348416" behindDoc="0" locked="0" layoutInCell="1" allowOverlap="1" wp14:anchorId="779F48EC" wp14:editId="34BD6AAA">
                <wp:simplePos x="0" y="0"/>
                <wp:positionH relativeFrom="column">
                  <wp:posOffset>14115241</wp:posOffset>
                </wp:positionH>
                <wp:positionV relativeFrom="paragraph">
                  <wp:posOffset>6995055</wp:posOffset>
                </wp:positionV>
                <wp:extent cx="276225" cy="796290"/>
                <wp:effectExtent l="0" t="0" r="0" b="3810"/>
                <wp:wrapSquare wrapText="bothSides"/>
                <wp:docPr id="19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 cy="796290"/>
                        </a:xfrm>
                        <a:prstGeom prst="rect">
                          <a:avLst/>
                        </a:prstGeom>
                        <a:noFill/>
                        <a:ln w="9525">
                          <a:noFill/>
                          <a:miter lim="800000"/>
                          <a:headEnd/>
                          <a:tailEnd/>
                        </a:ln>
                      </wps:spPr>
                      <wps:txbx>
                        <w:txbxContent>
                          <w:p w:rsidR="00F053B0" w:rsidRPr="00F053B0" w:rsidRDefault="00F053B0" w:rsidP="00F053B0">
                            <w:pPr>
                              <w:ind w:firstLine="0"/>
                              <w:rPr>
                                <w:rFonts w:ascii="Times New Roman" w:hAnsi="Times New Roman" w:cs="Times New Roman"/>
                                <w:sz w:val="12"/>
                                <w:szCs w:val="12"/>
                              </w:rPr>
                            </w:pPr>
                            <w:r w:rsidRPr="00F053B0">
                              <w:rPr>
                                <w:rFonts w:ascii="Times New Roman" w:hAnsi="Times New Roman" w:cs="Times New Roman"/>
                                <w:sz w:val="12"/>
                                <w:szCs w:val="12"/>
                              </w:rPr>
                              <w:t xml:space="preserve">Foto: </w:t>
                            </w:r>
                            <w:r>
                              <w:rPr>
                                <w:rFonts w:ascii="Times New Roman" w:hAnsi="Times New Roman" w:cs="Times New Roman"/>
                                <w:sz w:val="12"/>
                                <w:szCs w:val="12"/>
                              </w:rPr>
                              <w:t>Acervo familiar</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9F48EC" id="_x0000_s1060" type="#_x0000_t202" style="position:absolute;left:0;text-align:left;margin-left:1111.45pt;margin-top:550.8pt;width:21.75pt;height:62.7pt;z-index:252348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" filled="f" stroked="f">
                <v:textbox style="layout-flow:vertical;mso-layout-flow-alt:bottom-to-top">
                  <w:txbxContent>
                    <w:p w:rsidR="00F053B0" w:rsidRPr="00F053B0" w:rsidRDefault="00F053B0" w:rsidP="00F053B0">
                      <w:pPr>
                        <w:ind w:firstLine="0"/>
                        <w:rPr>
                          <w:rFonts w:ascii="Times New Roman" w:hAnsi="Times New Roman" w:cs="Times New Roman"/>
                          <w:sz w:val="12"/>
                          <w:szCs w:val="12"/>
                        </w:rPr>
                      </w:pPr>
                      <w:r w:rsidRPr="00F053B0">
                        <w:rPr>
                          <w:rFonts w:ascii="Times New Roman" w:hAnsi="Times New Roman" w:cs="Times New Roman"/>
                          <w:sz w:val="12"/>
                          <w:szCs w:val="12"/>
                        </w:rPr>
                        <w:t xml:space="preserve">Foto: </w:t>
                      </w:r>
                      <w:r>
                        <w:rPr>
                          <w:rFonts w:ascii="Times New Roman" w:hAnsi="Times New Roman" w:cs="Times New Roman"/>
                          <w:sz w:val="12"/>
                          <w:szCs w:val="12"/>
                        </w:rPr>
                        <w:t>Acervo familiar</w:t>
                      </w:r>
                    </w:p>
                  </w:txbxContent>
                </v:textbox>
                <w10:wrap type="square"/>
              </v:shape>
            </w:pict>
          </mc:Fallback>
        </mc:AlternateContent>
      </w:r>
      <w:r w:rsidR="00F053B0">
        <w:rPr>
          <w:noProof/>
          <w:lang w:eastAsia="pt-BR"/>
        </w:rPr>
        <mc:AlternateContent>
          <mc:Choice Requires="wps">
            <w:drawing>
              <wp:anchor distT="45720" distB="45720" distL="114300" distR="114300" simplePos="0" relativeHeight="252346368" behindDoc="0" locked="0" layoutInCell="1" allowOverlap="1" wp14:anchorId="61B1C902" wp14:editId="7C7935FA">
                <wp:simplePos x="0" y="0"/>
                <wp:positionH relativeFrom="column">
                  <wp:posOffset>5898628</wp:posOffset>
                </wp:positionH>
                <wp:positionV relativeFrom="paragraph">
                  <wp:posOffset>6091952</wp:posOffset>
                </wp:positionV>
                <wp:extent cx="276225" cy="796290"/>
                <wp:effectExtent l="0" t="0" r="0" b="3810"/>
                <wp:wrapSquare wrapText="bothSides"/>
                <wp:docPr id="19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 cy="796290"/>
                        </a:xfrm>
                        <a:prstGeom prst="rect">
                          <a:avLst/>
                        </a:prstGeom>
                        <a:noFill/>
                        <a:ln w="9525">
                          <a:noFill/>
                          <a:miter lim="800000"/>
                          <a:headEnd/>
                          <a:tailEnd/>
                        </a:ln>
                      </wps:spPr>
                      <wps:txbx>
                        <w:txbxContent>
                          <w:p w:rsidR="00F053B0" w:rsidRPr="00F053B0" w:rsidRDefault="00F053B0" w:rsidP="00F053B0">
                            <w:pPr>
                              <w:ind w:firstLine="0"/>
                              <w:rPr>
                                <w:rFonts w:ascii="Times New Roman" w:hAnsi="Times New Roman" w:cs="Times New Roman"/>
                                <w:sz w:val="12"/>
                                <w:szCs w:val="12"/>
                              </w:rPr>
                            </w:pPr>
                            <w:r w:rsidRPr="00F053B0">
                              <w:rPr>
                                <w:rFonts w:ascii="Times New Roman" w:hAnsi="Times New Roman" w:cs="Times New Roman"/>
                                <w:sz w:val="12"/>
                                <w:szCs w:val="12"/>
                              </w:rPr>
                              <w:t xml:space="preserve">Foto: </w:t>
                            </w:r>
                            <w:r>
                              <w:rPr>
                                <w:rFonts w:ascii="Times New Roman" w:hAnsi="Times New Roman" w:cs="Times New Roman"/>
                                <w:sz w:val="12"/>
                                <w:szCs w:val="12"/>
                              </w:rPr>
                              <w:t>Acervo familiar</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B1C902" id="_x0000_s1061" type="#_x0000_t202" style="position:absolute;left:0;text-align:left;margin-left:464.45pt;margin-top:479.7pt;width:21.75pt;height:62.7pt;z-index:25234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" filled="f" stroked="f">
                <v:textbox style="layout-flow:vertical;mso-layout-flow-alt:bottom-to-top">
                  <w:txbxContent>
                    <w:p w:rsidR="00F053B0" w:rsidRPr="00F053B0" w:rsidRDefault="00F053B0" w:rsidP="00F053B0">
                      <w:pPr>
                        <w:ind w:firstLine="0"/>
                        <w:rPr>
                          <w:rFonts w:ascii="Times New Roman" w:hAnsi="Times New Roman" w:cs="Times New Roman"/>
                          <w:sz w:val="12"/>
                          <w:szCs w:val="12"/>
                        </w:rPr>
                      </w:pPr>
                      <w:r w:rsidRPr="00F053B0">
                        <w:rPr>
                          <w:rFonts w:ascii="Times New Roman" w:hAnsi="Times New Roman" w:cs="Times New Roman"/>
                          <w:sz w:val="12"/>
                          <w:szCs w:val="12"/>
                        </w:rPr>
                        <w:t xml:space="preserve">Foto: </w:t>
                      </w:r>
                      <w:r>
                        <w:rPr>
                          <w:rFonts w:ascii="Times New Roman" w:hAnsi="Times New Roman" w:cs="Times New Roman"/>
                          <w:sz w:val="12"/>
                          <w:szCs w:val="12"/>
                        </w:rPr>
                        <w:t>Acervo familiar</w:t>
                      </w:r>
                    </w:p>
                  </w:txbxContent>
                </v:textbox>
                <w10:wrap type="square"/>
              </v:shape>
            </w:pict>
          </mc:Fallback>
        </mc:AlternateContent>
      </w:r>
      <w:r w:rsidR="00F053B0">
        <w:rPr>
          <w:noProof/>
          <w:lang w:eastAsia="pt-BR"/>
        </w:rPr>
        <mc:AlternateContent>
          <mc:Choice Requires="wps">
            <w:drawing>
              <wp:anchor distT="45720" distB="45720" distL="114300" distR="114300" simplePos="0" relativeHeight="252344320" behindDoc="0" locked="0" layoutInCell="1" allowOverlap="1" wp14:anchorId="5118B95F" wp14:editId="3C8C4D99">
                <wp:simplePos x="0" y="0"/>
                <wp:positionH relativeFrom="column">
                  <wp:posOffset>7315835</wp:posOffset>
                </wp:positionH>
                <wp:positionV relativeFrom="paragraph">
                  <wp:posOffset>2296051</wp:posOffset>
                </wp:positionV>
                <wp:extent cx="276225" cy="796290"/>
                <wp:effectExtent l="0" t="0" r="0" b="3810"/>
                <wp:wrapSquare wrapText="bothSides"/>
                <wp:docPr id="19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 cy="796290"/>
                        </a:xfrm>
                        <a:prstGeom prst="rect">
                          <a:avLst/>
                        </a:prstGeom>
                        <a:noFill/>
                        <a:ln w="9525">
                          <a:noFill/>
                          <a:miter lim="800000"/>
                          <a:headEnd/>
                          <a:tailEnd/>
                        </a:ln>
                      </wps:spPr>
                      <wps:txbx>
                        <w:txbxContent>
                          <w:p w:rsidR="00F053B0" w:rsidRPr="00F053B0" w:rsidRDefault="00F053B0" w:rsidP="00F053B0">
                            <w:pPr>
                              <w:ind w:firstLine="0"/>
                              <w:rPr>
                                <w:rFonts w:ascii="Times New Roman" w:hAnsi="Times New Roman" w:cs="Times New Roman"/>
                                <w:sz w:val="12"/>
                                <w:szCs w:val="12"/>
                              </w:rPr>
                            </w:pPr>
                            <w:r w:rsidRPr="00F053B0">
                              <w:rPr>
                                <w:rFonts w:ascii="Times New Roman" w:hAnsi="Times New Roman" w:cs="Times New Roman"/>
                                <w:sz w:val="12"/>
                                <w:szCs w:val="12"/>
                              </w:rPr>
                              <w:t xml:space="preserve">Foto: </w:t>
                            </w:r>
                            <w:r>
                              <w:rPr>
                                <w:rFonts w:ascii="Times New Roman" w:hAnsi="Times New Roman" w:cs="Times New Roman"/>
                                <w:sz w:val="12"/>
                                <w:szCs w:val="12"/>
                              </w:rPr>
                              <w:t>Acervo familiar</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18B95F" id="_x0000_s1062" type="#_x0000_t202" style="position:absolute;left:0;text-align:left;margin-left:576.05pt;margin-top:180.8pt;width:21.75pt;height:62.7pt;z-index:252344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" filled="f" stroked="f">
                <v:textbox style="layout-flow:vertical;mso-layout-flow-alt:bottom-to-top">
                  <w:txbxContent>
                    <w:p w:rsidR="00F053B0" w:rsidRPr="00F053B0" w:rsidRDefault="00F053B0" w:rsidP="00F053B0">
                      <w:pPr>
                        <w:ind w:firstLine="0"/>
                        <w:rPr>
                          <w:rFonts w:ascii="Times New Roman" w:hAnsi="Times New Roman" w:cs="Times New Roman"/>
                          <w:sz w:val="12"/>
                          <w:szCs w:val="12"/>
                        </w:rPr>
                      </w:pPr>
                      <w:r w:rsidRPr="00F053B0">
                        <w:rPr>
                          <w:rFonts w:ascii="Times New Roman" w:hAnsi="Times New Roman" w:cs="Times New Roman"/>
                          <w:sz w:val="12"/>
                          <w:szCs w:val="12"/>
                        </w:rPr>
                        <w:t xml:space="preserve">Foto: </w:t>
                      </w:r>
                      <w:r>
                        <w:rPr>
                          <w:rFonts w:ascii="Times New Roman" w:hAnsi="Times New Roman" w:cs="Times New Roman"/>
                          <w:sz w:val="12"/>
                          <w:szCs w:val="12"/>
                        </w:rPr>
                        <w:t>Acervo familiar</w:t>
                      </w:r>
                    </w:p>
                  </w:txbxContent>
                </v:textbox>
                <w10:wrap type="square"/>
              </v:shape>
            </w:pict>
          </mc:Fallback>
        </mc:AlternateContent>
      </w:r>
      <w:r w:rsidR="0043173C">
        <w:rPr>
          <w:noProof/>
          <w:lang w:eastAsia="pt-BR"/>
        </w:rPr>
        <w:drawing>
          <wp:anchor distT="0" distB="0" distL="114300" distR="114300" simplePos="0" relativeHeight="252338176" behindDoc="0" locked="0" layoutInCell="1" allowOverlap="1" wp14:anchorId="6D89C97C" wp14:editId="5A039142">
            <wp:simplePos x="0" y="0"/>
            <wp:positionH relativeFrom="column">
              <wp:posOffset>855980</wp:posOffset>
            </wp:positionH>
            <wp:positionV relativeFrom="paragraph">
              <wp:posOffset>5715000</wp:posOffset>
            </wp:positionV>
            <wp:extent cx="1443600" cy="1692000"/>
            <wp:effectExtent l="19050" t="19050" r="23495" b="22860"/>
            <wp:wrapNone/>
            <wp:docPr id="201" name="Imagem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27MV04.jpg"/>
                    <pic:cNvPicPr/>
                  </pic:nvPicPr>
                  <pic:blipFill>
                    <a:blip r:embed="rId13">
                      <a:extLst>
                        <a:ext uri="{28A0092B-C50C-407E-A947-70E740481C1C}">
                          <a14:useLocalDpi xmlns:a14="http://schemas.microsoft.com/office/drawing/2010/main" val="0"/>
                        </a:ext>
                      </a:extLst>
                    </a:blip>
                    <a:stretch>
                      <a:fillRect/>
                    </a:stretch>
                  </pic:blipFill>
                  <pic:spPr>
                    <a:xfrm>
                      <a:off x="0" y="0"/>
                      <a:ext cx="1443600" cy="1692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43173C">
        <w:rPr>
          <w:noProof/>
          <w:lang w:eastAsia="pt-BR"/>
        </w:rPr>
        <w:drawing>
          <wp:anchor distT="0" distB="0" distL="114300" distR="114300" simplePos="0" relativeHeight="252337152" behindDoc="0" locked="0" layoutInCell="1" allowOverlap="1" wp14:anchorId="0C713939" wp14:editId="6EAD065D">
            <wp:simplePos x="0" y="0"/>
            <wp:positionH relativeFrom="column">
              <wp:posOffset>12650470</wp:posOffset>
            </wp:positionH>
            <wp:positionV relativeFrom="paragraph">
              <wp:posOffset>4572000</wp:posOffset>
            </wp:positionV>
            <wp:extent cx="1547495" cy="3167380"/>
            <wp:effectExtent l="19050" t="19050" r="14605" b="13970"/>
            <wp:wrapNone/>
            <wp:docPr id="200" name="Imagem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27MV05.jpg"/>
                    <pic:cNvPicPr/>
                  </pic:nvPicPr>
                  <pic:blipFill>
                    <a:blip r:embed="rId14">
                      <a:extLst>
                        <a:ext uri="{28A0092B-C50C-407E-A947-70E740481C1C}">
                          <a14:useLocalDpi xmlns:a14="http://schemas.microsoft.com/office/drawing/2010/main" val="0"/>
                        </a:ext>
                      </a:extLst>
                    </a:blip>
                    <a:stretch>
                      <a:fillRect/>
                    </a:stretch>
                  </pic:blipFill>
                  <pic:spPr>
                    <a:xfrm>
                      <a:off x="0" y="0"/>
                      <a:ext cx="1547495" cy="316738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43173C">
        <w:rPr>
          <w:noProof/>
          <w:lang w:eastAsia="pt-BR"/>
        </w:rPr>
        <mc:AlternateContent>
          <mc:Choice Requires="wps">
            <w:drawing>
              <wp:anchor distT="45720" distB="45720" distL="114300" distR="114300" simplePos="0" relativeHeight="252285952" behindDoc="0" locked="0" layoutInCell="1" allowOverlap="1" wp14:anchorId="7EDA02A3" wp14:editId="0CA413F0">
                <wp:simplePos x="0" y="0"/>
                <wp:positionH relativeFrom="column">
                  <wp:posOffset>9757410</wp:posOffset>
                </wp:positionH>
                <wp:positionV relativeFrom="paragraph">
                  <wp:posOffset>4486274</wp:posOffset>
                </wp:positionV>
                <wp:extent cx="2893060" cy="3362325"/>
                <wp:effectExtent l="0" t="0" r="0" b="0"/>
                <wp:wrapNone/>
                <wp:docPr id="50" name="Caixa de Texto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3060" cy="3362325"/>
                        </a:xfrm>
                        <a:prstGeom prst="rect">
                          <a:avLst/>
                        </a:prstGeom>
                        <a:noFill/>
                        <a:ln w="9525">
                          <a:noFill/>
                          <a:miter lim="800000"/>
                          <a:headEnd/>
                          <a:tailEnd/>
                        </a:ln>
                      </wps:spPr>
                      <wps:txbx>
                        <w:txbxContent>
                          <w:p w:rsidR="00035056" w:rsidRDefault="00B6327E" w:rsidP="00001515">
                            <w:pPr>
                              <w:jc w:val="right"/>
                              <w:rPr>
                                <w:rFonts w:asciiTheme="minorHAnsi" w:hAnsiTheme="minorHAnsi"/>
                                <w:sz w:val="20"/>
                                <w:szCs w:val="20"/>
                              </w:rPr>
                            </w:pPr>
                            <w:r w:rsidRPr="00B6327E">
                              <w:rPr>
                                <w:rFonts w:asciiTheme="minorHAnsi" w:hAnsiTheme="minorHAnsi"/>
                                <w:sz w:val="20"/>
                                <w:szCs w:val="20"/>
                              </w:rPr>
                              <w:t xml:space="preserve">Maria </w:t>
                            </w:r>
                            <w:r w:rsidR="00B35738">
                              <w:rPr>
                                <w:rFonts w:asciiTheme="minorHAnsi" w:hAnsiTheme="minorHAnsi"/>
                                <w:sz w:val="20"/>
                                <w:szCs w:val="20"/>
                              </w:rPr>
                              <w:t xml:space="preserve">Rodrigues </w:t>
                            </w:r>
                            <w:r w:rsidRPr="00B6327E">
                              <w:rPr>
                                <w:rFonts w:asciiTheme="minorHAnsi" w:hAnsiTheme="minorHAnsi"/>
                                <w:sz w:val="20"/>
                                <w:szCs w:val="20"/>
                              </w:rPr>
                              <w:t xml:space="preserve">Pinheiro Xavier (Dona </w:t>
                            </w:r>
                            <w:proofErr w:type="spellStart"/>
                            <w:r w:rsidRPr="00B6327E">
                              <w:rPr>
                                <w:rFonts w:asciiTheme="minorHAnsi" w:hAnsiTheme="minorHAnsi"/>
                                <w:sz w:val="20"/>
                                <w:szCs w:val="20"/>
                              </w:rPr>
                              <w:t>Lica</w:t>
                            </w:r>
                            <w:proofErr w:type="spellEnd"/>
                            <w:r w:rsidRPr="00B6327E">
                              <w:rPr>
                                <w:rFonts w:asciiTheme="minorHAnsi" w:hAnsiTheme="minorHAnsi"/>
                                <w:sz w:val="20"/>
                                <w:szCs w:val="20"/>
                              </w:rPr>
                              <w:t>) nasceu em Morro Vermelho em 15 de maio de 1907. Foi batizada no dia 26 do mesmo mês na Matriz de Nossa Senhora de Nazareth pelo padre Carlos Ferreira Marques, sendo padrinhos Pedro Gonçalves Rodrigues e sua mulher Maria Rodrigues Guimarães.</w:t>
                            </w:r>
                            <w:r w:rsidR="00035056">
                              <w:rPr>
                                <w:rFonts w:asciiTheme="minorHAnsi" w:hAnsiTheme="minorHAnsi"/>
                                <w:sz w:val="20"/>
                                <w:szCs w:val="20"/>
                              </w:rPr>
                              <w:t xml:space="preserve"> </w:t>
                            </w:r>
                          </w:p>
                          <w:p w:rsidR="00B6327E" w:rsidRPr="00B6327E" w:rsidRDefault="00B6327E" w:rsidP="00001515">
                            <w:pPr>
                              <w:jc w:val="right"/>
                              <w:rPr>
                                <w:rFonts w:asciiTheme="minorHAnsi" w:hAnsiTheme="minorHAnsi"/>
                                <w:sz w:val="20"/>
                                <w:szCs w:val="20"/>
                              </w:rPr>
                            </w:pPr>
                            <w:r w:rsidRPr="00B6327E">
                              <w:rPr>
                                <w:rFonts w:asciiTheme="minorHAnsi" w:hAnsiTheme="minorHAnsi"/>
                                <w:sz w:val="20"/>
                                <w:szCs w:val="20"/>
                              </w:rPr>
                              <w:t>Era filha de João Evangelista Pinheiro e de Jovita Gonçalves Rodrigues Pinheiro e tinha os irmãos Raimunda Pinheiro do Espírito Santo (Mundinha), Paulo Rodrigues Pinheiro</w:t>
                            </w:r>
                            <w:r w:rsidR="00035056">
                              <w:rPr>
                                <w:rFonts w:asciiTheme="minorHAnsi" w:hAnsiTheme="minorHAnsi"/>
                                <w:sz w:val="20"/>
                                <w:szCs w:val="20"/>
                              </w:rPr>
                              <w:t>,</w:t>
                            </w:r>
                            <w:r w:rsidRPr="00B6327E">
                              <w:rPr>
                                <w:rFonts w:asciiTheme="minorHAnsi" w:hAnsiTheme="minorHAnsi"/>
                                <w:sz w:val="20"/>
                                <w:szCs w:val="20"/>
                              </w:rPr>
                              <w:t xml:space="preserve"> José Rodrigues Pinheiro</w:t>
                            </w:r>
                            <w:r w:rsidR="00035056">
                              <w:rPr>
                                <w:rFonts w:asciiTheme="minorHAnsi" w:hAnsiTheme="minorHAnsi"/>
                                <w:sz w:val="20"/>
                                <w:szCs w:val="20"/>
                              </w:rPr>
                              <w:t xml:space="preserve"> e Otília Rodrigues Pinheiro Barreto</w:t>
                            </w:r>
                            <w:r w:rsidRPr="00B6327E">
                              <w:rPr>
                                <w:rFonts w:asciiTheme="minorHAnsi" w:hAnsiTheme="minorHAnsi"/>
                                <w:sz w:val="20"/>
                                <w:szCs w:val="20"/>
                              </w:rPr>
                              <w:t xml:space="preserve">. </w:t>
                            </w:r>
                          </w:p>
                          <w:p w:rsidR="00B6327E" w:rsidRPr="00B6327E" w:rsidRDefault="00B6327E" w:rsidP="00001515">
                            <w:pPr>
                              <w:jc w:val="right"/>
                              <w:rPr>
                                <w:rFonts w:asciiTheme="minorHAnsi" w:hAnsiTheme="minorHAnsi"/>
                                <w:sz w:val="20"/>
                                <w:szCs w:val="20"/>
                              </w:rPr>
                            </w:pPr>
                            <w:r w:rsidRPr="00B6327E">
                              <w:rPr>
                                <w:rFonts w:asciiTheme="minorHAnsi" w:hAnsiTheme="minorHAnsi"/>
                                <w:sz w:val="20"/>
                                <w:szCs w:val="20"/>
                              </w:rPr>
                              <w:t xml:space="preserve">Era casada com José Xavier de </w:t>
                            </w:r>
                            <w:proofErr w:type="spellStart"/>
                            <w:r w:rsidRPr="00B6327E">
                              <w:rPr>
                                <w:rFonts w:asciiTheme="minorHAnsi" w:hAnsiTheme="minorHAnsi"/>
                                <w:sz w:val="20"/>
                                <w:szCs w:val="20"/>
                              </w:rPr>
                              <w:t>Gouvea</w:t>
                            </w:r>
                            <w:proofErr w:type="spellEnd"/>
                            <w:r w:rsidRPr="00B6327E">
                              <w:rPr>
                                <w:rFonts w:asciiTheme="minorHAnsi" w:hAnsiTheme="minorHAnsi"/>
                                <w:sz w:val="20"/>
                                <w:szCs w:val="20"/>
                              </w:rPr>
                              <w:t xml:space="preserve">, com quem teve nove filhos: Maria, José, Antônio, Alcina, Orlando, </w:t>
                            </w:r>
                            <w:proofErr w:type="spellStart"/>
                            <w:r w:rsidRPr="00B6327E">
                              <w:rPr>
                                <w:rFonts w:asciiTheme="minorHAnsi" w:hAnsiTheme="minorHAnsi"/>
                                <w:sz w:val="20"/>
                                <w:szCs w:val="20"/>
                              </w:rPr>
                              <w:t>Vanilda</w:t>
                            </w:r>
                            <w:proofErr w:type="spellEnd"/>
                            <w:r w:rsidRPr="00B6327E">
                              <w:rPr>
                                <w:rFonts w:asciiTheme="minorHAnsi" w:hAnsiTheme="minorHAnsi"/>
                                <w:sz w:val="20"/>
                                <w:szCs w:val="20"/>
                              </w:rPr>
                              <w:t xml:space="preserve">, Elizabete, Francisco e Beatriz. Dona </w:t>
                            </w:r>
                            <w:proofErr w:type="spellStart"/>
                            <w:r w:rsidRPr="00B6327E">
                              <w:rPr>
                                <w:rFonts w:asciiTheme="minorHAnsi" w:hAnsiTheme="minorHAnsi"/>
                                <w:sz w:val="20"/>
                                <w:szCs w:val="20"/>
                              </w:rPr>
                              <w:t>Lica</w:t>
                            </w:r>
                            <w:proofErr w:type="spellEnd"/>
                            <w:r w:rsidRPr="00B6327E">
                              <w:rPr>
                                <w:rFonts w:asciiTheme="minorHAnsi" w:hAnsiTheme="minorHAnsi"/>
                                <w:sz w:val="20"/>
                                <w:szCs w:val="20"/>
                              </w:rPr>
                              <w:t xml:space="preserve"> faleceu em 2006, aos 99 anos.</w:t>
                            </w:r>
                          </w:p>
                          <w:p w:rsidR="00CD0CF3" w:rsidRDefault="00B6327E" w:rsidP="00001515">
                            <w:pPr>
                              <w:jc w:val="right"/>
                              <w:rPr>
                                <w:rFonts w:asciiTheme="minorHAnsi" w:eastAsia="Times New Roman" w:hAnsiTheme="minorHAnsi"/>
                                <w:color w:val="000000"/>
                                <w:sz w:val="20"/>
                                <w:szCs w:val="20"/>
                                <w:lang w:eastAsia="pt-BR"/>
                              </w:rPr>
                            </w:pPr>
                            <w:r w:rsidRPr="00B6327E">
                              <w:rPr>
                                <w:rFonts w:asciiTheme="minorHAnsi" w:hAnsiTheme="minorHAnsi"/>
                                <w:sz w:val="20"/>
                                <w:szCs w:val="20"/>
                              </w:rPr>
                              <w:t xml:space="preserve">Exímia quitandeira, costureira e bordadeira, deixou para as gerações futuras </w:t>
                            </w:r>
                            <w:r w:rsidRPr="00B6327E">
                              <w:rPr>
                                <w:rFonts w:asciiTheme="minorHAnsi" w:eastAsia="Times New Roman" w:hAnsiTheme="minorHAnsi"/>
                                <w:color w:val="000000"/>
                                <w:sz w:val="20"/>
                                <w:szCs w:val="20"/>
                                <w:lang w:eastAsia="pt-BR"/>
                              </w:rPr>
                              <w:t>um rico patrimônio de arte e cultura, que se espalhou por toda a região: o bordado Bainha Aberta,</w:t>
                            </w:r>
                            <w:r w:rsidR="00035056">
                              <w:rPr>
                                <w:rFonts w:asciiTheme="minorHAnsi" w:eastAsia="Times New Roman" w:hAnsiTheme="minorHAnsi"/>
                                <w:color w:val="000000"/>
                                <w:sz w:val="20"/>
                                <w:szCs w:val="20"/>
                                <w:lang w:eastAsia="pt-BR"/>
                              </w:rPr>
                              <w:t xml:space="preserve"> trabalho artístico </w:t>
                            </w:r>
                            <w:r w:rsidRPr="00B6327E">
                              <w:rPr>
                                <w:rFonts w:asciiTheme="minorHAnsi" w:eastAsia="Times New Roman" w:hAnsiTheme="minorHAnsi"/>
                                <w:color w:val="000000"/>
                                <w:sz w:val="20"/>
                                <w:szCs w:val="20"/>
                                <w:lang w:eastAsia="pt-BR"/>
                              </w:rPr>
                              <w:t xml:space="preserve">já reconhecido em todo o país.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DA02A3" id="Caixa de Texto 50" o:spid="_x0000_s1063" type="#_x0000_t202" style="position:absolute;left:0;text-align:left;margin-left:768.3pt;margin-top:353.25pt;width:227.8pt;height:264.75pt;z-index:252285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" filled="f" stroked="f">
                <v:textbox>
                  <w:txbxContent>
                    <w:p w:rsidR="00035056" w:rsidRDefault="00B6327E" w:rsidP="00001515">
                      <w:pPr>
                        <w:jc w:val="right"/>
                        <w:rPr>
                          <w:rFonts w:asciiTheme="minorHAnsi" w:hAnsiTheme="minorHAnsi"/>
                          <w:sz w:val="20"/>
                          <w:szCs w:val="20"/>
                        </w:rPr>
                      </w:pPr>
                      <w:r w:rsidRPr="00B6327E">
                        <w:rPr>
                          <w:rFonts w:asciiTheme="minorHAnsi" w:hAnsiTheme="minorHAnsi"/>
                          <w:sz w:val="20"/>
                          <w:szCs w:val="20"/>
                        </w:rPr>
                        <w:t xml:space="preserve">Maria </w:t>
                      </w:r>
                      <w:r w:rsidR="00B35738">
                        <w:rPr>
                          <w:rFonts w:asciiTheme="minorHAnsi" w:hAnsiTheme="minorHAnsi"/>
                          <w:sz w:val="20"/>
                          <w:szCs w:val="20"/>
                        </w:rPr>
                        <w:t xml:space="preserve">Rodrigues </w:t>
                      </w:r>
                      <w:r w:rsidRPr="00B6327E">
                        <w:rPr>
                          <w:rFonts w:asciiTheme="minorHAnsi" w:hAnsiTheme="minorHAnsi"/>
                          <w:sz w:val="20"/>
                          <w:szCs w:val="20"/>
                        </w:rPr>
                        <w:t xml:space="preserve">Pinheiro Xavier (Dona </w:t>
                      </w:r>
                      <w:proofErr w:type="spellStart"/>
                      <w:r w:rsidRPr="00B6327E">
                        <w:rPr>
                          <w:rFonts w:asciiTheme="minorHAnsi" w:hAnsiTheme="minorHAnsi"/>
                          <w:sz w:val="20"/>
                          <w:szCs w:val="20"/>
                        </w:rPr>
                        <w:t>Lica</w:t>
                      </w:r>
                      <w:proofErr w:type="spellEnd"/>
                      <w:r w:rsidRPr="00B6327E">
                        <w:rPr>
                          <w:rFonts w:asciiTheme="minorHAnsi" w:hAnsiTheme="minorHAnsi"/>
                          <w:sz w:val="20"/>
                          <w:szCs w:val="20"/>
                        </w:rPr>
                        <w:t>) nasceu em Morro Vermelho em 15 de maio de 1907. Foi batizada no dia 26 do mesmo mês na Matriz de Nossa Senhora de Nazareth pelo padre Carlos Ferreira Marques, sendo padrinhos Pedro Gonçalves Rodrigues e sua mulher Maria Rodrigues Guimarães.</w:t>
                      </w:r>
                      <w:r w:rsidR="00035056">
                        <w:rPr>
                          <w:rFonts w:asciiTheme="minorHAnsi" w:hAnsiTheme="minorHAnsi"/>
                          <w:sz w:val="20"/>
                          <w:szCs w:val="20"/>
                        </w:rPr>
                        <w:t xml:space="preserve"> </w:t>
                      </w:r>
                    </w:p>
                    <w:p w:rsidR="00B6327E" w:rsidRPr="00B6327E" w:rsidRDefault="00B6327E" w:rsidP="00001515">
                      <w:pPr>
                        <w:jc w:val="right"/>
                        <w:rPr>
                          <w:rFonts w:asciiTheme="minorHAnsi" w:hAnsiTheme="minorHAnsi"/>
                          <w:sz w:val="20"/>
                          <w:szCs w:val="20"/>
                        </w:rPr>
                      </w:pPr>
                      <w:r w:rsidRPr="00B6327E">
                        <w:rPr>
                          <w:rFonts w:asciiTheme="minorHAnsi" w:hAnsiTheme="minorHAnsi"/>
                          <w:sz w:val="20"/>
                          <w:szCs w:val="20"/>
                        </w:rPr>
                        <w:t>Era filha de João Evangelista Pinheiro e de Jovita Gonçalves Rodrigues Pinheiro e tinha os irmãos Raimunda Pinheiro do Espírito Santo (Mundinha), Paulo Rodrigues Pinheiro</w:t>
                      </w:r>
                      <w:r w:rsidR="00035056">
                        <w:rPr>
                          <w:rFonts w:asciiTheme="minorHAnsi" w:hAnsiTheme="minorHAnsi"/>
                          <w:sz w:val="20"/>
                          <w:szCs w:val="20"/>
                        </w:rPr>
                        <w:t>,</w:t>
                      </w:r>
                      <w:r w:rsidRPr="00B6327E">
                        <w:rPr>
                          <w:rFonts w:asciiTheme="minorHAnsi" w:hAnsiTheme="minorHAnsi"/>
                          <w:sz w:val="20"/>
                          <w:szCs w:val="20"/>
                        </w:rPr>
                        <w:t xml:space="preserve"> José Rodrigues Pinheiro</w:t>
                      </w:r>
                      <w:r w:rsidR="00035056">
                        <w:rPr>
                          <w:rFonts w:asciiTheme="minorHAnsi" w:hAnsiTheme="minorHAnsi"/>
                          <w:sz w:val="20"/>
                          <w:szCs w:val="20"/>
                        </w:rPr>
                        <w:t xml:space="preserve"> e Otília Rodrigues Pinheiro Barreto</w:t>
                      </w:r>
                      <w:r w:rsidRPr="00B6327E">
                        <w:rPr>
                          <w:rFonts w:asciiTheme="minorHAnsi" w:hAnsiTheme="minorHAnsi"/>
                          <w:sz w:val="20"/>
                          <w:szCs w:val="20"/>
                        </w:rPr>
                        <w:t xml:space="preserve">. </w:t>
                      </w:r>
                    </w:p>
                    <w:p w:rsidR="00B6327E" w:rsidRPr="00B6327E" w:rsidRDefault="00B6327E" w:rsidP="00001515">
                      <w:pPr>
                        <w:jc w:val="right"/>
                        <w:rPr>
                          <w:rFonts w:asciiTheme="minorHAnsi" w:hAnsiTheme="minorHAnsi"/>
                          <w:sz w:val="20"/>
                          <w:szCs w:val="20"/>
                        </w:rPr>
                      </w:pPr>
                      <w:r w:rsidRPr="00B6327E">
                        <w:rPr>
                          <w:rFonts w:asciiTheme="minorHAnsi" w:hAnsiTheme="minorHAnsi"/>
                          <w:sz w:val="20"/>
                          <w:szCs w:val="20"/>
                        </w:rPr>
                        <w:t xml:space="preserve">Era casada com José Xavier de </w:t>
                      </w:r>
                      <w:proofErr w:type="spellStart"/>
                      <w:r w:rsidRPr="00B6327E">
                        <w:rPr>
                          <w:rFonts w:asciiTheme="minorHAnsi" w:hAnsiTheme="minorHAnsi"/>
                          <w:sz w:val="20"/>
                          <w:szCs w:val="20"/>
                        </w:rPr>
                        <w:t>Gouvea</w:t>
                      </w:r>
                      <w:proofErr w:type="spellEnd"/>
                      <w:r w:rsidRPr="00B6327E">
                        <w:rPr>
                          <w:rFonts w:asciiTheme="minorHAnsi" w:hAnsiTheme="minorHAnsi"/>
                          <w:sz w:val="20"/>
                          <w:szCs w:val="20"/>
                        </w:rPr>
                        <w:t xml:space="preserve">, com quem teve nove filhos: Maria, José, Antônio, Alcina, Orlando, </w:t>
                      </w:r>
                      <w:proofErr w:type="spellStart"/>
                      <w:r w:rsidRPr="00B6327E">
                        <w:rPr>
                          <w:rFonts w:asciiTheme="minorHAnsi" w:hAnsiTheme="minorHAnsi"/>
                          <w:sz w:val="20"/>
                          <w:szCs w:val="20"/>
                        </w:rPr>
                        <w:t>Vanilda</w:t>
                      </w:r>
                      <w:proofErr w:type="spellEnd"/>
                      <w:r w:rsidRPr="00B6327E">
                        <w:rPr>
                          <w:rFonts w:asciiTheme="minorHAnsi" w:hAnsiTheme="minorHAnsi"/>
                          <w:sz w:val="20"/>
                          <w:szCs w:val="20"/>
                        </w:rPr>
                        <w:t xml:space="preserve">, Elizabete, Francisco e Beatriz. Dona </w:t>
                      </w:r>
                      <w:proofErr w:type="spellStart"/>
                      <w:r w:rsidRPr="00B6327E">
                        <w:rPr>
                          <w:rFonts w:asciiTheme="minorHAnsi" w:hAnsiTheme="minorHAnsi"/>
                          <w:sz w:val="20"/>
                          <w:szCs w:val="20"/>
                        </w:rPr>
                        <w:t>Lica</w:t>
                      </w:r>
                      <w:proofErr w:type="spellEnd"/>
                      <w:r w:rsidRPr="00B6327E">
                        <w:rPr>
                          <w:rFonts w:asciiTheme="minorHAnsi" w:hAnsiTheme="minorHAnsi"/>
                          <w:sz w:val="20"/>
                          <w:szCs w:val="20"/>
                        </w:rPr>
                        <w:t xml:space="preserve"> faleceu em 2006, aos 99 anos.</w:t>
                      </w:r>
                    </w:p>
                    <w:p w:rsidR="00CD0CF3" w:rsidRDefault="00B6327E" w:rsidP="00001515">
                      <w:pPr>
                        <w:jc w:val="right"/>
                        <w:rPr>
                          <w:rFonts w:asciiTheme="minorHAnsi" w:eastAsia="Times New Roman" w:hAnsiTheme="minorHAnsi"/>
                          <w:color w:val="000000"/>
                          <w:sz w:val="20"/>
                          <w:szCs w:val="20"/>
                          <w:lang w:eastAsia="pt-BR"/>
                        </w:rPr>
                      </w:pPr>
                      <w:r w:rsidRPr="00B6327E">
                        <w:rPr>
                          <w:rFonts w:asciiTheme="minorHAnsi" w:hAnsiTheme="minorHAnsi"/>
                          <w:sz w:val="20"/>
                          <w:szCs w:val="20"/>
                        </w:rPr>
                        <w:t xml:space="preserve">Exímia quitandeira, costureira e bordadeira, deixou para as gerações futuras </w:t>
                      </w:r>
                      <w:r w:rsidRPr="00B6327E">
                        <w:rPr>
                          <w:rFonts w:asciiTheme="minorHAnsi" w:eastAsia="Times New Roman" w:hAnsiTheme="minorHAnsi"/>
                          <w:color w:val="000000"/>
                          <w:sz w:val="20"/>
                          <w:szCs w:val="20"/>
                          <w:lang w:eastAsia="pt-BR"/>
                        </w:rPr>
                        <w:t>um rico patrimônio de arte e cultura, que se espalhou por toda a região: o bordado Bainha Aberta,</w:t>
                      </w:r>
                      <w:r w:rsidR="00035056">
                        <w:rPr>
                          <w:rFonts w:asciiTheme="minorHAnsi" w:eastAsia="Times New Roman" w:hAnsiTheme="minorHAnsi"/>
                          <w:color w:val="000000"/>
                          <w:sz w:val="20"/>
                          <w:szCs w:val="20"/>
                          <w:lang w:eastAsia="pt-BR"/>
                        </w:rPr>
                        <w:t xml:space="preserve"> trabalho artístico </w:t>
                      </w:r>
                      <w:r w:rsidRPr="00B6327E">
                        <w:rPr>
                          <w:rFonts w:asciiTheme="minorHAnsi" w:eastAsia="Times New Roman" w:hAnsiTheme="minorHAnsi"/>
                          <w:color w:val="000000"/>
                          <w:sz w:val="20"/>
                          <w:szCs w:val="20"/>
                          <w:lang w:eastAsia="pt-BR"/>
                        </w:rPr>
                        <w:t xml:space="preserve">já reconhecido em todo o país. </w:t>
                      </w:r>
                    </w:p>
                  </w:txbxContent>
                </v:textbox>
              </v:shape>
            </w:pict>
          </mc:Fallback>
        </mc:AlternateContent>
      </w:r>
      <w:r w:rsidR="0043173C">
        <w:rPr>
          <w:noProof/>
          <w:lang w:eastAsia="pt-BR"/>
        </w:rPr>
        <w:drawing>
          <wp:anchor distT="0" distB="0" distL="114300" distR="114300" simplePos="0" relativeHeight="252336128" behindDoc="0" locked="0" layoutInCell="1" allowOverlap="1" wp14:anchorId="0D9DA73F" wp14:editId="7425D32E">
            <wp:simplePos x="0" y="0"/>
            <wp:positionH relativeFrom="column">
              <wp:posOffset>7908290</wp:posOffset>
            </wp:positionH>
            <wp:positionV relativeFrom="paragraph">
              <wp:posOffset>4342130</wp:posOffset>
            </wp:positionV>
            <wp:extent cx="1825200" cy="1764000"/>
            <wp:effectExtent l="19050" t="19050" r="22860" b="27305"/>
            <wp:wrapNone/>
            <wp:docPr id="199" name="Imagem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27MV01.jpg"/>
                    <pic:cNvPicPr/>
                  </pic:nvPicPr>
                  <pic:blipFill>
                    <a:blip r:embed="rId15">
                      <a:extLst>
                        <a:ext uri="{28A0092B-C50C-407E-A947-70E740481C1C}">
                          <a14:useLocalDpi xmlns:a14="http://schemas.microsoft.com/office/drawing/2010/main" val="0"/>
                        </a:ext>
                      </a:extLst>
                    </a:blip>
                    <a:stretch>
                      <a:fillRect/>
                    </a:stretch>
                  </pic:blipFill>
                  <pic:spPr>
                    <a:xfrm>
                      <a:off x="0" y="0"/>
                      <a:ext cx="1825200" cy="1764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43173C">
        <w:rPr>
          <w:noProof/>
          <w:lang w:eastAsia="pt-BR"/>
        </w:rPr>
        <w:drawing>
          <wp:anchor distT="0" distB="0" distL="114300" distR="114300" simplePos="0" relativeHeight="252335104" behindDoc="0" locked="0" layoutInCell="1" allowOverlap="1" wp14:anchorId="6A238DDC" wp14:editId="71061E64">
            <wp:simplePos x="0" y="0"/>
            <wp:positionH relativeFrom="column">
              <wp:posOffset>4544060</wp:posOffset>
            </wp:positionH>
            <wp:positionV relativeFrom="paragraph">
              <wp:posOffset>4561840</wp:posOffset>
            </wp:positionV>
            <wp:extent cx="1454400" cy="2268000"/>
            <wp:effectExtent l="19050" t="19050" r="12700" b="18415"/>
            <wp:wrapNone/>
            <wp:docPr id="193" name="Imagem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27MV09.jpg"/>
                    <pic:cNvPicPr/>
                  </pic:nvPicPr>
                  <pic:blipFill>
                    <a:blip r:embed="rId16">
                      <a:extLst>
                        <a:ext uri="{28A0092B-C50C-407E-A947-70E740481C1C}">
                          <a14:useLocalDpi xmlns:a14="http://schemas.microsoft.com/office/drawing/2010/main" val="0"/>
                        </a:ext>
                      </a:extLst>
                    </a:blip>
                    <a:stretch>
                      <a:fillRect/>
                    </a:stretch>
                  </pic:blipFill>
                  <pic:spPr>
                    <a:xfrm>
                      <a:off x="0" y="0"/>
                      <a:ext cx="1454400" cy="2268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3C6397">
        <w:rPr>
          <w:noProof/>
          <w:lang w:eastAsia="pt-BR"/>
        </w:rPr>
        <mc:AlternateContent>
          <mc:Choice Requires="wps">
            <w:drawing>
              <wp:anchor distT="45720" distB="45720" distL="114300" distR="114300" simplePos="0" relativeHeight="252327936" behindDoc="0" locked="0" layoutInCell="1" allowOverlap="1" wp14:anchorId="12C8CAA2" wp14:editId="3C125655">
                <wp:simplePos x="0" y="0"/>
                <wp:positionH relativeFrom="column">
                  <wp:posOffset>-691515</wp:posOffset>
                </wp:positionH>
                <wp:positionV relativeFrom="paragraph">
                  <wp:posOffset>5676900</wp:posOffset>
                </wp:positionV>
                <wp:extent cx="1581150" cy="1809750"/>
                <wp:effectExtent l="0" t="0" r="0" b="0"/>
                <wp:wrapNone/>
                <wp:docPr id="59" name="Caixa de Texto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150" cy="1809750"/>
                        </a:xfrm>
                        <a:prstGeom prst="rect">
                          <a:avLst/>
                        </a:prstGeom>
                        <a:noFill/>
                        <a:ln w="9525">
                          <a:noFill/>
                          <a:miter lim="800000"/>
                          <a:headEnd/>
                          <a:tailEnd/>
                        </a:ln>
                      </wps:spPr>
                      <wps:txbx>
                        <w:txbxContent>
                          <w:p w:rsidR="004C0828" w:rsidRPr="00950CA7" w:rsidRDefault="004C0828" w:rsidP="003C6397">
                            <w:pPr>
                              <w:ind w:firstLine="0"/>
                              <w:jc w:val="right"/>
                              <w:rPr>
                                <w:rFonts w:asciiTheme="minorHAnsi" w:hAnsiTheme="minorHAnsi"/>
                                <w:color w:val="C00000"/>
                                <w:sz w:val="20"/>
                                <w:szCs w:val="20"/>
                              </w:rPr>
                            </w:pPr>
                            <w:r w:rsidRPr="00586EFA">
                              <w:rPr>
                                <w:rFonts w:asciiTheme="minorHAnsi" w:hAnsiTheme="minorHAnsi"/>
                                <w:sz w:val="20"/>
                                <w:szCs w:val="20"/>
                              </w:rPr>
                              <w:t>Geraldo Emílio Lopes (Geraldo Baixinho) nasceu em Morro V</w:t>
                            </w:r>
                            <w:r>
                              <w:rPr>
                                <w:rFonts w:asciiTheme="minorHAnsi" w:hAnsiTheme="minorHAnsi"/>
                                <w:sz w:val="20"/>
                                <w:szCs w:val="20"/>
                              </w:rPr>
                              <w:t>ermelho em 3 de abril de 1920. É</w:t>
                            </w:r>
                            <w:r w:rsidRPr="00586EFA">
                              <w:rPr>
                                <w:rFonts w:asciiTheme="minorHAnsi" w:hAnsiTheme="minorHAnsi"/>
                                <w:sz w:val="20"/>
                                <w:szCs w:val="20"/>
                              </w:rPr>
                              <w:t xml:space="preserve"> um dos seis filhos de Francisco Emílio Lopes e Maria Augusta Guimarães (Dona Mica). Casou-se com Maria de </w:t>
                            </w:r>
                            <w:proofErr w:type="spellStart"/>
                            <w:r w:rsidRPr="00586EFA">
                              <w:rPr>
                                <w:rFonts w:asciiTheme="minorHAnsi" w:hAnsiTheme="minorHAnsi"/>
                                <w:sz w:val="20"/>
                                <w:szCs w:val="20"/>
                              </w:rPr>
                              <w:t>Gouvea</w:t>
                            </w:r>
                            <w:proofErr w:type="spellEnd"/>
                            <w:r w:rsidRPr="00586EFA">
                              <w:rPr>
                                <w:rFonts w:asciiTheme="minorHAnsi" w:hAnsiTheme="minorHAnsi"/>
                                <w:sz w:val="20"/>
                                <w:szCs w:val="20"/>
                              </w:rPr>
                              <w:t xml:space="preserve"> Lopes (</w:t>
                            </w:r>
                            <w:proofErr w:type="spellStart"/>
                            <w:r w:rsidRPr="00586EFA">
                              <w:rPr>
                                <w:rFonts w:asciiTheme="minorHAnsi" w:hAnsiTheme="minorHAnsi"/>
                                <w:sz w:val="20"/>
                                <w:szCs w:val="20"/>
                              </w:rPr>
                              <w:t>Salia</w:t>
                            </w:r>
                            <w:proofErr w:type="spellEnd"/>
                            <w:r w:rsidRPr="00586EFA">
                              <w:rPr>
                                <w:rFonts w:asciiTheme="minorHAnsi" w:hAnsiTheme="minorHAnsi"/>
                                <w:sz w:val="20"/>
                                <w:szCs w:val="20"/>
                              </w:rPr>
                              <w:t>), já falecida, com quem teve oito filhos.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C8CAA2" id="Caixa de Texto 59" o:spid="_x0000_s1064" type="#_x0000_t202" style="position:absolute;left:0;text-align:left;margin-left:-54.45pt;margin-top:447pt;width:124.5pt;height:142.5pt;z-index:25232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" filled="f" stroked="f">
                <v:textbox>
                  <w:txbxContent>
                    <w:p w:rsidR="004C0828" w:rsidRPr="00950CA7" w:rsidRDefault="004C0828" w:rsidP="003C6397">
                      <w:pPr>
                        <w:ind w:firstLine="0"/>
                        <w:jc w:val="right"/>
                        <w:rPr>
                          <w:rFonts w:asciiTheme="minorHAnsi" w:hAnsiTheme="minorHAnsi"/>
                          <w:color w:val="C00000"/>
                          <w:sz w:val="20"/>
                          <w:szCs w:val="20"/>
                        </w:rPr>
                      </w:pPr>
                      <w:r w:rsidRPr="00586EFA">
                        <w:rPr>
                          <w:rFonts w:asciiTheme="minorHAnsi" w:hAnsiTheme="minorHAnsi"/>
                          <w:sz w:val="20"/>
                          <w:szCs w:val="20"/>
                        </w:rPr>
                        <w:t>Geraldo Emílio Lopes (Geraldo Baixinho) nasceu em Morro V</w:t>
                      </w:r>
                      <w:r>
                        <w:rPr>
                          <w:rFonts w:asciiTheme="minorHAnsi" w:hAnsiTheme="minorHAnsi"/>
                          <w:sz w:val="20"/>
                          <w:szCs w:val="20"/>
                        </w:rPr>
                        <w:t>ermelho em 3 de abril de 1920. É</w:t>
                      </w:r>
                      <w:r w:rsidRPr="00586EFA">
                        <w:rPr>
                          <w:rFonts w:asciiTheme="minorHAnsi" w:hAnsiTheme="minorHAnsi"/>
                          <w:sz w:val="20"/>
                          <w:szCs w:val="20"/>
                        </w:rPr>
                        <w:t xml:space="preserve"> um dos seis filhos de Francisco Emílio Lopes e Maria Augusta Guimarães (Dona Mica). Casou-se com Maria de </w:t>
                      </w:r>
                      <w:proofErr w:type="spellStart"/>
                      <w:r w:rsidRPr="00586EFA">
                        <w:rPr>
                          <w:rFonts w:asciiTheme="minorHAnsi" w:hAnsiTheme="minorHAnsi"/>
                          <w:sz w:val="20"/>
                          <w:szCs w:val="20"/>
                        </w:rPr>
                        <w:t>Gouvea</w:t>
                      </w:r>
                      <w:proofErr w:type="spellEnd"/>
                      <w:r w:rsidRPr="00586EFA">
                        <w:rPr>
                          <w:rFonts w:asciiTheme="minorHAnsi" w:hAnsiTheme="minorHAnsi"/>
                          <w:sz w:val="20"/>
                          <w:szCs w:val="20"/>
                        </w:rPr>
                        <w:t xml:space="preserve"> Lopes (</w:t>
                      </w:r>
                      <w:proofErr w:type="spellStart"/>
                      <w:r w:rsidRPr="00586EFA">
                        <w:rPr>
                          <w:rFonts w:asciiTheme="minorHAnsi" w:hAnsiTheme="minorHAnsi"/>
                          <w:sz w:val="20"/>
                          <w:szCs w:val="20"/>
                        </w:rPr>
                        <w:t>Salia</w:t>
                      </w:r>
                      <w:proofErr w:type="spellEnd"/>
                      <w:r w:rsidRPr="00586EFA">
                        <w:rPr>
                          <w:rFonts w:asciiTheme="minorHAnsi" w:hAnsiTheme="minorHAnsi"/>
                          <w:sz w:val="20"/>
                          <w:szCs w:val="20"/>
                        </w:rPr>
                        <w:t>), já falecida, com quem teve oito filhos.</w:t>
                      </w:r>
                    </w:p>
                  </w:txbxContent>
                </v:textbox>
              </v:shape>
            </w:pict>
          </mc:Fallback>
        </mc:AlternateContent>
      </w:r>
      <w:r w:rsidR="003C6397">
        <w:rPr>
          <w:noProof/>
          <w:lang w:eastAsia="pt-BR"/>
        </w:rPr>
        <mc:AlternateContent>
          <mc:Choice Requires="wps">
            <w:drawing>
              <wp:anchor distT="45720" distB="45720" distL="114300" distR="114300" simplePos="0" relativeHeight="252325888" behindDoc="0" locked="0" layoutInCell="1" allowOverlap="1" wp14:anchorId="08E67346" wp14:editId="0BE1059F">
                <wp:simplePos x="0" y="0"/>
                <wp:positionH relativeFrom="column">
                  <wp:posOffset>2465070</wp:posOffset>
                </wp:positionH>
                <wp:positionV relativeFrom="paragraph">
                  <wp:posOffset>6819900</wp:posOffset>
                </wp:positionV>
                <wp:extent cx="3656330" cy="2129790"/>
                <wp:effectExtent l="0" t="0" r="0" b="3810"/>
                <wp:wrapNone/>
                <wp:docPr id="58" name="Caixa de Texto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6330" cy="2129790"/>
                        </a:xfrm>
                        <a:prstGeom prst="rect">
                          <a:avLst/>
                        </a:prstGeom>
                        <a:noFill/>
                        <a:ln w="9525">
                          <a:noFill/>
                          <a:miter lim="800000"/>
                          <a:headEnd/>
                          <a:tailEnd/>
                        </a:ln>
                      </wps:spPr>
                      <wps:txbx>
                        <w:txbxContent>
                          <w:p w:rsidR="000B5C0D" w:rsidRDefault="00F224FF" w:rsidP="00F224FF">
                            <w:pPr>
                              <w:rPr>
                                <w:rFonts w:asciiTheme="minorHAnsi" w:hAnsiTheme="minorHAnsi"/>
                                <w:sz w:val="20"/>
                                <w:szCs w:val="20"/>
                              </w:rPr>
                            </w:pPr>
                            <w:r w:rsidRPr="00357182">
                              <w:rPr>
                                <w:rFonts w:asciiTheme="minorHAnsi" w:hAnsiTheme="minorHAnsi"/>
                                <w:sz w:val="20"/>
                                <w:szCs w:val="20"/>
                              </w:rPr>
                              <w:t>Lopes,</w:t>
                            </w:r>
                            <w:r w:rsidRPr="00950CA7">
                              <w:rPr>
                                <w:rFonts w:asciiTheme="minorHAnsi" w:hAnsiTheme="minorHAnsi"/>
                                <w:sz w:val="20"/>
                                <w:szCs w:val="20"/>
                              </w:rPr>
                              <w:t xml:space="preserve"> com quem teve seis filhos: </w:t>
                            </w:r>
                            <w:r w:rsidR="000B5C0D" w:rsidRPr="00950CA7">
                              <w:rPr>
                                <w:rFonts w:asciiTheme="minorHAnsi" w:hAnsiTheme="minorHAnsi"/>
                                <w:sz w:val="20"/>
                                <w:szCs w:val="20"/>
                              </w:rPr>
                              <w:t xml:space="preserve">Geraldo Emílio Lopes (Geraldo Baixinho), Emílio, </w:t>
                            </w:r>
                            <w:proofErr w:type="spellStart"/>
                            <w:r w:rsidR="000B5C0D" w:rsidRPr="00950CA7">
                              <w:rPr>
                                <w:rFonts w:asciiTheme="minorHAnsi" w:hAnsiTheme="minorHAnsi"/>
                                <w:sz w:val="20"/>
                                <w:szCs w:val="20"/>
                              </w:rPr>
                              <w:t>Lilinha</w:t>
                            </w:r>
                            <w:proofErr w:type="spellEnd"/>
                            <w:r w:rsidR="000B5C0D" w:rsidRPr="00950CA7">
                              <w:rPr>
                                <w:rFonts w:asciiTheme="minorHAnsi" w:hAnsiTheme="minorHAnsi"/>
                                <w:sz w:val="20"/>
                                <w:szCs w:val="20"/>
                              </w:rPr>
                              <w:t xml:space="preserve">, José, Pedro e Otília. </w:t>
                            </w:r>
                          </w:p>
                          <w:p w:rsidR="000B5C0D" w:rsidRPr="00950CA7" w:rsidRDefault="000B5C0D" w:rsidP="00F224FF">
                            <w:pPr>
                              <w:rPr>
                                <w:rFonts w:asciiTheme="minorHAnsi" w:hAnsiTheme="minorHAnsi"/>
                                <w:sz w:val="20"/>
                                <w:szCs w:val="20"/>
                              </w:rPr>
                            </w:pPr>
                            <w:r w:rsidRPr="00950CA7">
                              <w:rPr>
                                <w:rFonts w:asciiTheme="minorHAnsi" w:hAnsiTheme="minorHAnsi"/>
                                <w:sz w:val="20"/>
                                <w:szCs w:val="20"/>
                              </w:rPr>
                              <w:t xml:space="preserve">Tinha 15 irmãos: Clara Evangelista Marques (1880), Maria Evangelista Marques (1881), João Evangelista Marques (1984), Albertina Evangelista Marques (1885), José Evangelista Marques (1889), </w:t>
                            </w:r>
                            <w:proofErr w:type="spellStart"/>
                            <w:r w:rsidRPr="00950CA7">
                              <w:rPr>
                                <w:rFonts w:asciiTheme="minorHAnsi" w:hAnsiTheme="minorHAnsi"/>
                                <w:sz w:val="20"/>
                                <w:szCs w:val="20"/>
                              </w:rPr>
                              <w:t>Fleuripes</w:t>
                            </w:r>
                            <w:proofErr w:type="spellEnd"/>
                            <w:r w:rsidRPr="00950CA7">
                              <w:rPr>
                                <w:rFonts w:asciiTheme="minorHAnsi" w:hAnsiTheme="minorHAnsi"/>
                                <w:sz w:val="20"/>
                                <w:szCs w:val="20"/>
                              </w:rPr>
                              <w:t xml:space="preserve"> Evangelista Marques (1891), Pedro Evangelista Marques (1894), Clodomiro Evangelista Marques (1895), Alice Evangelista Marques (1897), Carlindo Evangelista Marques (1898), Jovelina Evangelista Marques (Dona </w:t>
                            </w:r>
                            <w:proofErr w:type="spellStart"/>
                            <w:r w:rsidRPr="00950CA7">
                              <w:rPr>
                                <w:rFonts w:asciiTheme="minorHAnsi" w:hAnsiTheme="minorHAnsi"/>
                                <w:sz w:val="20"/>
                                <w:szCs w:val="20"/>
                              </w:rPr>
                              <w:t>Jove</w:t>
                            </w:r>
                            <w:proofErr w:type="spellEnd"/>
                            <w:r w:rsidRPr="00950CA7">
                              <w:rPr>
                                <w:rFonts w:asciiTheme="minorHAnsi" w:hAnsiTheme="minorHAnsi"/>
                                <w:sz w:val="20"/>
                                <w:szCs w:val="20"/>
                              </w:rPr>
                              <w:t>) (1899), Agenor Evangelista Marques (1902), Ivone Evangelista Marques (1904), Olinto Evangelista Marques (1906) e Adelina Rodrigues Guimarães (1907).</w:t>
                            </w:r>
                          </w:p>
                          <w:p w:rsidR="000B5C0D" w:rsidRPr="00950CA7" w:rsidRDefault="000B5C0D" w:rsidP="00F224FF">
                            <w:pPr>
                              <w:ind w:firstLine="0"/>
                              <w:rPr>
                                <w:rFonts w:asciiTheme="minorHAnsi" w:hAnsiTheme="minorHAnsi"/>
                                <w:color w:val="C00000"/>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E67346" id="Caixa de Texto 58" o:spid="_x0000_s1065" type="#_x0000_t202" style="position:absolute;left:0;text-align:left;margin-left:194.1pt;margin-top:537pt;width:287.9pt;height:167.7pt;z-index:25232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" filled="f" stroked="f">
                <v:textbox>
                  <w:txbxContent>
                    <w:p w:rsidR="000B5C0D" w:rsidRDefault="00F224FF" w:rsidP="00F224FF">
                      <w:pPr>
                        <w:rPr>
                          <w:rFonts w:asciiTheme="minorHAnsi" w:hAnsiTheme="minorHAnsi"/>
                          <w:sz w:val="20"/>
                          <w:szCs w:val="20"/>
                        </w:rPr>
                      </w:pPr>
                      <w:r w:rsidRPr="00357182">
                        <w:rPr>
                          <w:rFonts w:asciiTheme="minorHAnsi" w:hAnsiTheme="minorHAnsi"/>
                          <w:sz w:val="20"/>
                          <w:szCs w:val="20"/>
                        </w:rPr>
                        <w:t>Lopes,</w:t>
                      </w:r>
                      <w:r w:rsidRPr="00950CA7">
                        <w:rPr>
                          <w:rFonts w:asciiTheme="minorHAnsi" w:hAnsiTheme="minorHAnsi"/>
                          <w:sz w:val="20"/>
                          <w:szCs w:val="20"/>
                        </w:rPr>
                        <w:t xml:space="preserve"> com quem teve seis filhos: </w:t>
                      </w:r>
                      <w:r w:rsidR="000B5C0D" w:rsidRPr="00950CA7">
                        <w:rPr>
                          <w:rFonts w:asciiTheme="minorHAnsi" w:hAnsiTheme="minorHAnsi"/>
                          <w:sz w:val="20"/>
                          <w:szCs w:val="20"/>
                        </w:rPr>
                        <w:t xml:space="preserve">Geraldo Emílio Lopes (Geraldo Baixinho), Emílio, </w:t>
                      </w:r>
                      <w:proofErr w:type="spellStart"/>
                      <w:r w:rsidR="000B5C0D" w:rsidRPr="00950CA7">
                        <w:rPr>
                          <w:rFonts w:asciiTheme="minorHAnsi" w:hAnsiTheme="minorHAnsi"/>
                          <w:sz w:val="20"/>
                          <w:szCs w:val="20"/>
                        </w:rPr>
                        <w:t>Lilinha</w:t>
                      </w:r>
                      <w:proofErr w:type="spellEnd"/>
                      <w:r w:rsidR="000B5C0D" w:rsidRPr="00950CA7">
                        <w:rPr>
                          <w:rFonts w:asciiTheme="minorHAnsi" w:hAnsiTheme="minorHAnsi"/>
                          <w:sz w:val="20"/>
                          <w:szCs w:val="20"/>
                        </w:rPr>
                        <w:t xml:space="preserve">, José, Pedro e Otília. </w:t>
                      </w:r>
                    </w:p>
                    <w:p w:rsidR="000B5C0D" w:rsidRPr="00950CA7" w:rsidRDefault="000B5C0D" w:rsidP="00F224FF">
                      <w:pPr>
                        <w:rPr>
                          <w:rFonts w:asciiTheme="minorHAnsi" w:hAnsiTheme="minorHAnsi"/>
                          <w:sz w:val="20"/>
                          <w:szCs w:val="20"/>
                        </w:rPr>
                      </w:pPr>
                      <w:r w:rsidRPr="00950CA7">
                        <w:rPr>
                          <w:rFonts w:asciiTheme="minorHAnsi" w:hAnsiTheme="minorHAnsi"/>
                          <w:sz w:val="20"/>
                          <w:szCs w:val="20"/>
                        </w:rPr>
                        <w:t xml:space="preserve">Tinha 15 irmãos: Clara Evangelista Marques (1880), Maria Evangelista Marques (1881), João Evangelista Marques (1984), Albertina Evangelista Marques (1885), José Evangelista Marques (1889), </w:t>
                      </w:r>
                      <w:proofErr w:type="spellStart"/>
                      <w:r w:rsidRPr="00950CA7">
                        <w:rPr>
                          <w:rFonts w:asciiTheme="minorHAnsi" w:hAnsiTheme="minorHAnsi"/>
                          <w:sz w:val="20"/>
                          <w:szCs w:val="20"/>
                        </w:rPr>
                        <w:t>Fleuripes</w:t>
                      </w:r>
                      <w:proofErr w:type="spellEnd"/>
                      <w:r w:rsidRPr="00950CA7">
                        <w:rPr>
                          <w:rFonts w:asciiTheme="minorHAnsi" w:hAnsiTheme="minorHAnsi"/>
                          <w:sz w:val="20"/>
                          <w:szCs w:val="20"/>
                        </w:rPr>
                        <w:t xml:space="preserve"> Evangelista Marques (1891), Pedro Evangelista Marques (1894), Clodomiro Evangelista Marques (1895), Alice Evangelista Marques (1897), Carlindo Evangelista Marques (1898), Jovelina Evangelista Marques (Dona </w:t>
                      </w:r>
                      <w:proofErr w:type="spellStart"/>
                      <w:r w:rsidRPr="00950CA7">
                        <w:rPr>
                          <w:rFonts w:asciiTheme="minorHAnsi" w:hAnsiTheme="minorHAnsi"/>
                          <w:sz w:val="20"/>
                          <w:szCs w:val="20"/>
                        </w:rPr>
                        <w:t>Jove</w:t>
                      </w:r>
                      <w:proofErr w:type="spellEnd"/>
                      <w:r w:rsidRPr="00950CA7">
                        <w:rPr>
                          <w:rFonts w:asciiTheme="minorHAnsi" w:hAnsiTheme="minorHAnsi"/>
                          <w:sz w:val="20"/>
                          <w:szCs w:val="20"/>
                        </w:rPr>
                        <w:t>) (1899), Agenor Evangelista Marques (1902), Ivone Evangelista Marques (1904), Olinto Evangelista Marques (1906) e Adelina Rodrigues Guimarães (1907).</w:t>
                      </w:r>
                    </w:p>
                    <w:p w:rsidR="000B5C0D" w:rsidRPr="00950CA7" w:rsidRDefault="000B5C0D" w:rsidP="00F224FF">
                      <w:pPr>
                        <w:ind w:firstLine="0"/>
                        <w:rPr>
                          <w:rFonts w:asciiTheme="minorHAnsi" w:hAnsiTheme="minorHAnsi"/>
                          <w:color w:val="C00000"/>
                          <w:sz w:val="20"/>
                          <w:szCs w:val="20"/>
                        </w:rPr>
                      </w:pPr>
                    </w:p>
                  </w:txbxContent>
                </v:textbox>
              </v:shape>
            </w:pict>
          </mc:Fallback>
        </mc:AlternateContent>
      </w:r>
      <w:r w:rsidR="003C6397">
        <w:rPr>
          <w:noProof/>
          <w:lang w:eastAsia="pt-BR"/>
        </w:rPr>
        <mc:AlternateContent>
          <mc:Choice Requires="wps">
            <w:drawing>
              <wp:anchor distT="45720" distB="45720" distL="114300" distR="114300" simplePos="0" relativeHeight="252281856" behindDoc="0" locked="0" layoutInCell="1" allowOverlap="1" wp14:anchorId="52A15949" wp14:editId="12EB2C06">
                <wp:simplePos x="0" y="0"/>
                <wp:positionH relativeFrom="column">
                  <wp:posOffset>2316480</wp:posOffset>
                </wp:positionH>
                <wp:positionV relativeFrom="paragraph">
                  <wp:posOffset>4495800</wp:posOffset>
                </wp:positionV>
                <wp:extent cx="2244725" cy="2592070"/>
                <wp:effectExtent l="0" t="0" r="0" b="0"/>
                <wp:wrapNone/>
                <wp:docPr id="48" name="Caixa de Texto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4725" cy="2592070"/>
                        </a:xfrm>
                        <a:prstGeom prst="rect">
                          <a:avLst/>
                        </a:prstGeom>
                        <a:noFill/>
                        <a:ln w="9525">
                          <a:noFill/>
                          <a:miter lim="800000"/>
                          <a:headEnd/>
                          <a:tailEnd/>
                        </a:ln>
                      </wps:spPr>
                      <wps:txbx>
                        <w:txbxContent>
                          <w:p w:rsidR="00357182" w:rsidRDefault="00950CA7" w:rsidP="003C6397">
                            <w:pPr>
                              <w:jc w:val="right"/>
                              <w:rPr>
                                <w:rFonts w:asciiTheme="minorHAnsi" w:hAnsiTheme="minorHAnsi"/>
                                <w:sz w:val="20"/>
                                <w:szCs w:val="20"/>
                              </w:rPr>
                            </w:pPr>
                            <w:r w:rsidRPr="00950CA7">
                              <w:rPr>
                                <w:rFonts w:asciiTheme="minorHAnsi" w:hAnsiTheme="minorHAnsi"/>
                                <w:sz w:val="20"/>
                                <w:szCs w:val="20"/>
                              </w:rPr>
                              <w:t xml:space="preserve">Maria Augusta Guimarães, dona Mica, era filha de Cândido Evangelista Marques Guimarães (Pai </w:t>
                            </w:r>
                            <w:proofErr w:type="spellStart"/>
                            <w:r w:rsidRPr="00950CA7">
                              <w:rPr>
                                <w:rFonts w:asciiTheme="minorHAnsi" w:hAnsiTheme="minorHAnsi"/>
                                <w:sz w:val="20"/>
                                <w:szCs w:val="20"/>
                              </w:rPr>
                              <w:t>Candu</w:t>
                            </w:r>
                            <w:proofErr w:type="spellEnd"/>
                            <w:r w:rsidRPr="00950CA7">
                              <w:rPr>
                                <w:rFonts w:asciiTheme="minorHAnsi" w:hAnsiTheme="minorHAnsi"/>
                                <w:sz w:val="20"/>
                                <w:szCs w:val="20"/>
                              </w:rPr>
                              <w:t xml:space="preserve">) e </w:t>
                            </w:r>
                            <w:proofErr w:type="spellStart"/>
                            <w:r w:rsidRPr="00950CA7">
                              <w:rPr>
                                <w:rFonts w:asciiTheme="minorHAnsi" w:hAnsiTheme="minorHAnsi"/>
                                <w:sz w:val="20"/>
                                <w:szCs w:val="20"/>
                              </w:rPr>
                              <w:t>Belarmina</w:t>
                            </w:r>
                            <w:proofErr w:type="spellEnd"/>
                            <w:r w:rsidRPr="00950CA7">
                              <w:rPr>
                                <w:rFonts w:asciiTheme="minorHAnsi" w:hAnsiTheme="minorHAnsi"/>
                                <w:sz w:val="20"/>
                                <w:szCs w:val="20"/>
                              </w:rPr>
                              <w:t xml:space="preserve"> Lopes Magalhães (Mãe Bela) e neta de João Evangelista Marques Guimarães e Maria Rodrigues de Oliveira Lima. Nasceu em Morro Vermelho em 1892.</w:t>
                            </w:r>
                          </w:p>
                          <w:p w:rsidR="00F7584C" w:rsidRDefault="00950CA7" w:rsidP="003C6397">
                            <w:pPr>
                              <w:jc w:val="right"/>
                              <w:rPr>
                                <w:rFonts w:asciiTheme="minorHAnsi" w:hAnsiTheme="minorHAnsi"/>
                                <w:sz w:val="20"/>
                                <w:szCs w:val="20"/>
                              </w:rPr>
                            </w:pPr>
                            <w:r w:rsidRPr="00950CA7">
                              <w:rPr>
                                <w:rFonts w:asciiTheme="minorHAnsi" w:hAnsiTheme="minorHAnsi"/>
                                <w:sz w:val="20"/>
                                <w:szCs w:val="20"/>
                              </w:rPr>
                              <w:t>Era umas das benzedeiras mais famosas e procuradas de Morro Vermelho e durante muitos anos foi responsável pela ornamentação da bandeira da Cavalhada Nossa Senhora de Nazareth em 7 de setembro.</w:t>
                            </w:r>
                          </w:p>
                          <w:p w:rsidR="00950CA7" w:rsidRPr="00950CA7" w:rsidRDefault="00F7584C" w:rsidP="003C6397">
                            <w:pPr>
                              <w:jc w:val="right"/>
                              <w:rPr>
                                <w:rFonts w:asciiTheme="minorHAnsi" w:hAnsiTheme="minorHAnsi"/>
                                <w:sz w:val="20"/>
                                <w:szCs w:val="20"/>
                              </w:rPr>
                            </w:pPr>
                            <w:r>
                              <w:rPr>
                                <w:rFonts w:asciiTheme="minorHAnsi" w:hAnsiTheme="minorHAnsi"/>
                                <w:sz w:val="20"/>
                                <w:szCs w:val="20"/>
                              </w:rPr>
                              <w:t>Casou-se com Francisco Emílio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A15949" id="Caixa de Texto 48" o:spid="_x0000_s1066" type="#_x0000_t202" style="position:absolute;left:0;text-align:left;margin-left:182.4pt;margin-top:354pt;width:176.75pt;height:204.1pt;z-index:252281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" filled="f" stroked="f">
                <v:textbox>
                  <w:txbxContent>
                    <w:p w:rsidR="00357182" w:rsidRDefault="00950CA7" w:rsidP="003C6397">
                      <w:pPr>
                        <w:jc w:val="right"/>
                        <w:rPr>
                          <w:rFonts w:asciiTheme="minorHAnsi" w:hAnsiTheme="minorHAnsi"/>
                          <w:sz w:val="20"/>
                          <w:szCs w:val="20"/>
                        </w:rPr>
                      </w:pPr>
                      <w:r w:rsidRPr="00950CA7">
                        <w:rPr>
                          <w:rFonts w:asciiTheme="minorHAnsi" w:hAnsiTheme="minorHAnsi"/>
                          <w:sz w:val="20"/>
                          <w:szCs w:val="20"/>
                        </w:rPr>
                        <w:t xml:space="preserve">Maria Augusta Guimarães, dona Mica, era filha de Cândido Evangelista Marques Guimarães (Pai </w:t>
                      </w:r>
                      <w:proofErr w:type="spellStart"/>
                      <w:r w:rsidRPr="00950CA7">
                        <w:rPr>
                          <w:rFonts w:asciiTheme="minorHAnsi" w:hAnsiTheme="minorHAnsi"/>
                          <w:sz w:val="20"/>
                          <w:szCs w:val="20"/>
                        </w:rPr>
                        <w:t>Candu</w:t>
                      </w:r>
                      <w:proofErr w:type="spellEnd"/>
                      <w:r w:rsidRPr="00950CA7">
                        <w:rPr>
                          <w:rFonts w:asciiTheme="minorHAnsi" w:hAnsiTheme="minorHAnsi"/>
                          <w:sz w:val="20"/>
                          <w:szCs w:val="20"/>
                        </w:rPr>
                        <w:t xml:space="preserve">) e </w:t>
                      </w:r>
                      <w:proofErr w:type="spellStart"/>
                      <w:r w:rsidRPr="00950CA7">
                        <w:rPr>
                          <w:rFonts w:asciiTheme="minorHAnsi" w:hAnsiTheme="minorHAnsi"/>
                          <w:sz w:val="20"/>
                          <w:szCs w:val="20"/>
                        </w:rPr>
                        <w:t>Belarmina</w:t>
                      </w:r>
                      <w:proofErr w:type="spellEnd"/>
                      <w:r w:rsidRPr="00950CA7">
                        <w:rPr>
                          <w:rFonts w:asciiTheme="minorHAnsi" w:hAnsiTheme="minorHAnsi"/>
                          <w:sz w:val="20"/>
                          <w:szCs w:val="20"/>
                        </w:rPr>
                        <w:t xml:space="preserve"> Lopes Magalhães (Mãe Bela) e neta de João Evangelista Marques Guimarães e Maria Rodrigues de Oliveira Lima. Nasceu em Morro Vermelho em 1892.</w:t>
                      </w:r>
                    </w:p>
                    <w:p w:rsidR="00F7584C" w:rsidRDefault="00950CA7" w:rsidP="003C6397">
                      <w:pPr>
                        <w:jc w:val="right"/>
                        <w:rPr>
                          <w:rFonts w:asciiTheme="minorHAnsi" w:hAnsiTheme="minorHAnsi"/>
                          <w:sz w:val="20"/>
                          <w:szCs w:val="20"/>
                        </w:rPr>
                      </w:pPr>
                      <w:r w:rsidRPr="00950CA7">
                        <w:rPr>
                          <w:rFonts w:asciiTheme="minorHAnsi" w:hAnsiTheme="minorHAnsi"/>
                          <w:sz w:val="20"/>
                          <w:szCs w:val="20"/>
                        </w:rPr>
                        <w:t>Era umas das benzedeiras mais famosas e procuradas de Morro Vermelho e durante muitos anos foi responsável pela ornamentação da bandeira da Cavalhada Nossa Senhora de Nazareth em 7 de setembro.</w:t>
                      </w:r>
                    </w:p>
                    <w:p w:rsidR="00950CA7" w:rsidRPr="00950CA7" w:rsidRDefault="00F7584C" w:rsidP="003C6397">
                      <w:pPr>
                        <w:jc w:val="right"/>
                        <w:rPr>
                          <w:rFonts w:asciiTheme="minorHAnsi" w:hAnsiTheme="minorHAnsi"/>
                          <w:sz w:val="20"/>
                          <w:szCs w:val="20"/>
                        </w:rPr>
                      </w:pPr>
                      <w:r>
                        <w:rPr>
                          <w:rFonts w:asciiTheme="minorHAnsi" w:hAnsiTheme="minorHAnsi"/>
                          <w:sz w:val="20"/>
                          <w:szCs w:val="20"/>
                        </w:rPr>
                        <w:t>Casou-se com Francisco Emílio</w:t>
                      </w:r>
                    </w:p>
                  </w:txbxContent>
                </v:textbox>
              </v:shape>
            </w:pict>
          </mc:Fallback>
        </mc:AlternateContent>
      </w:r>
      <w:r w:rsidR="003C6397">
        <w:rPr>
          <w:noProof/>
          <w:lang w:eastAsia="pt-BR"/>
        </w:rPr>
        <mc:AlternateContent>
          <mc:Choice Requires="wps">
            <w:drawing>
              <wp:anchor distT="45720" distB="45720" distL="114300" distR="114300" simplePos="0" relativeHeight="252323840" behindDoc="0" locked="0" layoutInCell="1" allowOverlap="1" wp14:anchorId="6304A83C" wp14:editId="44B6FFA1">
                <wp:simplePos x="0" y="0"/>
                <wp:positionH relativeFrom="column">
                  <wp:posOffset>6176010</wp:posOffset>
                </wp:positionH>
                <wp:positionV relativeFrom="paragraph">
                  <wp:posOffset>6096000</wp:posOffset>
                </wp:positionV>
                <wp:extent cx="3581400" cy="2733675"/>
                <wp:effectExtent l="0" t="0" r="0" b="0"/>
                <wp:wrapNone/>
                <wp:docPr id="55" name="Caixa de Texto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1400" cy="2733675"/>
                        </a:xfrm>
                        <a:prstGeom prst="rect">
                          <a:avLst/>
                        </a:prstGeom>
                        <a:noFill/>
                        <a:ln w="9525">
                          <a:noFill/>
                          <a:miter lim="800000"/>
                          <a:headEnd/>
                          <a:tailEnd/>
                        </a:ln>
                      </wps:spPr>
                      <wps:txbx>
                        <w:txbxContent>
                          <w:p w:rsidR="00DF1EE3" w:rsidRPr="00586EFA" w:rsidRDefault="00DF1EE3" w:rsidP="00920A7F">
                            <w:pPr>
                              <w:ind w:firstLine="0"/>
                              <w:rPr>
                                <w:rFonts w:asciiTheme="minorHAnsi" w:hAnsiTheme="minorHAnsi"/>
                                <w:color w:val="000000" w:themeColor="text1"/>
                                <w:sz w:val="20"/>
                                <w:szCs w:val="20"/>
                              </w:rPr>
                            </w:pPr>
                            <w:proofErr w:type="gramStart"/>
                            <w:r w:rsidRPr="00586EFA">
                              <w:rPr>
                                <w:rFonts w:asciiTheme="minorHAnsi" w:hAnsiTheme="minorHAnsi"/>
                                <w:color w:val="000000" w:themeColor="text1"/>
                                <w:sz w:val="20"/>
                                <w:szCs w:val="20"/>
                              </w:rPr>
                              <w:t>musicais</w:t>
                            </w:r>
                            <w:proofErr w:type="gramEnd"/>
                            <w:r w:rsidRPr="00586EFA">
                              <w:rPr>
                                <w:rFonts w:asciiTheme="minorHAnsi" w:hAnsiTheme="minorHAnsi"/>
                                <w:color w:val="000000" w:themeColor="text1"/>
                                <w:sz w:val="20"/>
                                <w:szCs w:val="20"/>
                              </w:rPr>
                              <w:t xml:space="preserve">, passando a comandar o coral que cantava em latim a missa a quatro vozes na Festa da Padroeira e os </w:t>
                            </w:r>
                            <w:proofErr w:type="spellStart"/>
                            <w:r w:rsidRPr="00586EFA">
                              <w:rPr>
                                <w:rFonts w:asciiTheme="minorHAnsi" w:hAnsiTheme="minorHAnsi"/>
                                <w:color w:val="000000" w:themeColor="text1"/>
                                <w:sz w:val="20"/>
                                <w:szCs w:val="20"/>
                              </w:rPr>
                              <w:t>motetos</w:t>
                            </w:r>
                            <w:proofErr w:type="spellEnd"/>
                            <w:r w:rsidRPr="00586EFA">
                              <w:rPr>
                                <w:rFonts w:asciiTheme="minorHAnsi" w:hAnsiTheme="minorHAnsi"/>
                                <w:color w:val="000000" w:themeColor="text1"/>
                                <w:sz w:val="20"/>
                                <w:szCs w:val="20"/>
                              </w:rPr>
                              <w:t xml:space="preserve"> da Semana Santa. Conduzia também o coral que entoava os cânticos das missas dominicais no povoado, cargo que deixou para a filha Maria</w:t>
                            </w:r>
                            <w:r w:rsidR="00F224FF">
                              <w:rPr>
                                <w:rFonts w:asciiTheme="minorHAnsi" w:hAnsiTheme="minorHAnsi"/>
                                <w:color w:val="000000" w:themeColor="text1"/>
                                <w:sz w:val="20"/>
                                <w:szCs w:val="20"/>
                              </w:rPr>
                              <w:t xml:space="preserve"> Madalena</w:t>
                            </w:r>
                            <w:r w:rsidRPr="00586EFA">
                              <w:rPr>
                                <w:rFonts w:asciiTheme="minorHAnsi" w:hAnsiTheme="minorHAnsi"/>
                                <w:color w:val="000000" w:themeColor="text1"/>
                                <w:sz w:val="20"/>
                                <w:szCs w:val="20"/>
                              </w:rPr>
                              <w:t>, de voz tão semelhante e afinada como a dela.</w:t>
                            </w:r>
                          </w:p>
                          <w:p w:rsidR="00DF1EE3" w:rsidRPr="00586EFA" w:rsidRDefault="00DF1EE3" w:rsidP="00920A7F">
                            <w:pPr>
                              <w:rPr>
                                <w:rFonts w:asciiTheme="minorHAnsi" w:hAnsiTheme="minorHAnsi"/>
                                <w:sz w:val="20"/>
                                <w:szCs w:val="20"/>
                              </w:rPr>
                            </w:pPr>
                            <w:r w:rsidRPr="00586EFA">
                              <w:rPr>
                                <w:rFonts w:asciiTheme="minorHAnsi" w:hAnsiTheme="minorHAnsi"/>
                                <w:color w:val="000000" w:themeColor="text1"/>
                                <w:sz w:val="20"/>
                                <w:szCs w:val="20"/>
                              </w:rPr>
                              <w:t>Foi titular do cartório de notas de Morro Vermelho. Também foi trabalhadora rural, enfrentando com o marido e os filhos a administração de uma chácara nas proximidades d</w:t>
                            </w:r>
                            <w:r w:rsidR="00F224FF">
                              <w:rPr>
                                <w:rFonts w:asciiTheme="minorHAnsi" w:hAnsiTheme="minorHAnsi"/>
                                <w:color w:val="000000" w:themeColor="text1"/>
                                <w:sz w:val="20"/>
                                <w:szCs w:val="20"/>
                              </w:rPr>
                              <w:t>a área urbana d</w:t>
                            </w:r>
                            <w:r w:rsidRPr="00586EFA">
                              <w:rPr>
                                <w:rFonts w:asciiTheme="minorHAnsi" w:hAnsiTheme="minorHAnsi"/>
                                <w:color w:val="000000" w:themeColor="text1"/>
                                <w:sz w:val="20"/>
                                <w:szCs w:val="20"/>
                              </w:rPr>
                              <w:t xml:space="preserve">e Morro Vermelho. Teve nove filhos: Maria, José, </w:t>
                            </w:r>
                            <w:proofErr w:type="spellStart"/>
                            <w:r w:rsidRPr="00586EFA">
                              <w:rPr>
                                <w:rFonts w:asciiTheme="minorHAnsi" w:hAnsiTheme="minorHAnsi"/>
                                <w:color w:val="000000" w:themeColor="text1"/>
                                <w:sz w:val="20"/>
                                <w:szCs w:val="20"/>
                              </w:rPr>
                              <w:t>Agda</w:t>
                            </w:r>
                            <w:proofErr w:type="spellEnd"/>
                            <w:r w:rsidRPr="00586EFA">
                              <w:rPr>
                                <w:rFonts w:asciiTheme="minorHAnsi" w:hAnsiTheme="minorHAnsi"/>
                                <w:color w:val="000000" w:themeColor="text1"/>
                                <w:sz w:val="20"/>
                                <w:szCs w:val="20"/>
                              </w:rPr>
                              <w:t xml:space="preserve">, Paulo, Beatriz, Tereza, Perpétua, </w:t>
                            </w:r>
                            <w:proofErr w:type="spellStart"/>
                            <w:r w:rsidRPr="00586EFA">
                              <w:rPr>
                                <w:rFonts w:asciiTheme="minorHAnsi" w:hAnsiTheme="minorHAnsi"/>
                                <w:color w:val="000000" w:themeColor="text1"/>
                                <w:sz w:val="20"/>
                                <w:szCs w:val="20"/>
                              </w:rPr>
                              <w:t>Estêvam</w:t>
                            </w:r>
                            <w:proofErr w:type="spellEnd"/>
                            <w:r w:rsidRPr="00586EFA">
                              <w:rPr>
                                <w:rFonts w:asciiTheme="minorHAnsi" w:hAnsiTheme="minorHAnsi"/>
                                <w:color w:val="000000" w:themeColor="text1"/>
                                <w:sz w:val="20"/>
                                <w:szCs w:val="20"/>
                              </w:rPr>
                              <w:t xml:space="preserve"> e Marcelo. Morreu em 10 de a</w:t>
                            </w:r>
                            <w:r w:rsidRPr="00586EFA">
                              <w:rPr>
                                <w:rFonts w:asciiTheme="minorHAnsi" w:hAnsiTheme="minorHAnsi"/>
                                <w:sz w:val="20"/>
                                <w:szCs w:val="20"/>
                              </w:rPr>
                              <w:t>gosto de 2020, aos 91 anos. Mulher aguerrida, das mais velhas do povoado. Nasceu forte e foi ajudando pai</w:t>
                            </w:r>
                            <w:r w:rsidR="00F224FF">
                              <w:rPr>
                                <w:rFonts w:asciiTheme="minorHAnsi" w:hAnsiTheme="minorHAnsi"/>
                                <w:sz w:val="20"/>
                                <w:szCs w:val="20"/>
                              </w:rPr>
                              <w:t>,</w:t>
                            </w:r>
                            <w:r w:rsidRPr="00586EFA">
                              <w:rPr>
                                <w:rFonts w:asciiTheme="minorHAnsi" w:hAnsiTheme="minorHAnsi"/>
                                <w:sz w:val="20"/>
                                <w:szCs w:val="20"/>
                              </w:rPr>
                              <w:t xml:space="preserve"> mãe </w:t>
                            </w:r>
                            <w:r w:rsidR="00F224FF">
                              <w:rPr>
                                <w:rFonts w:asciiTheme="minorHAnsi" w:hAnsiTheme="minorHAnsi"/>
                                <w:sz w:val="20"/>
                                <w:szCs w:val="20"/>
                              </w:rPr>
                              <w:t xml:space="preserve">e </w:t>
                            </w:r>
                            <w:r w:rsidRPr="00586EFA">
                              <w:rPr>
                                <w:rFonts w:asciiTheme="minorHAnsi" w:hAnsiTheme="minorHAnsi"/>
                                <w:sz w:val="20"/>
                                <w:szCs w:val="20"/>
                              </w:rPr>
                              <w:t>irmãos, eram dez, na labuta diária. Uma vez casada, foi administrar as terras do marido e, morto este, passou a cuidar da lavoura e do gado junto com os nove filhos. Recebeu o cartório da dona Aurora Guimarães e cuidava de certidões de nascimento, casamento e óbito</w:t>
                            </w:r>
                            <w:r w:rsidR="00920A7F">
                              <w:rPr>
                                <w:rFonts w:asciiTheme="minorHAnsi" w:hAnsiTheme="minorHAnsi"/>
                                <w:sz w:val="20"/>
                                <w:szCs w:val="20"/>
                              </w:rPr>
                              <w:t xml:space="preserve"> n</w:t>
                            </w:r>
                            <w:r w:rsidR="00F224FF">
                              <w:rPr>
                                <w:rFonts w:asciiTheme="minorHAnsi" w:hAnsiTheme="minorHAnsi"/>
                                <w:sz w:val="20"/>
                                <w:szCs w:val="20"/>
                              </w:rPr>
                              <w:t>o povoado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04A83C" id="Caixa de Texto 55" o:spid="_x0000_s1067" type="#_x0000_t202" style="position:absolute;left:0;text-align:left;margin-left:486.3pt;margin-top:480pt;width:282pt;height:215.25pt;z-index:25232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" filled="f" stroked="f">
                <v:textbox>
                  <w:txbxContent>
                    <w:p w:rsidR="00DF1EE3" w:rsidRPr="00586EFA" w:rsidRDefault="00DF1EE3" w:rsidP="00920A7F">
                      <w:pPr>
                        <w:ind w:firstLine="0"/>
                        <w:rPr>
                          <w:rFonts w:asciiTheme="minorHAnsi" w:hAnsiTheme="minorHAnsi"/>
                          <w:color w:val="000000" w:themeColor="text1"/>
                          <w:sz w:val="20"/>
                          <w:szCs w:val="20"/>
                        </w:rPr>
                      </w:pPr>
                      <w:proofErr w:type="gramStart"/>
                      <w:r w:rsidRPr="00586EFA">
                        <w:rPr>
                          <w:rFonts w:asciiTheme="minorHAnsi" w:hAnsiTheme="minorHAnsi"/>
                          <w:color w:val="000000" w:themeColor="text1"/>
                          <w:sz w:val="20"/>
                          <w:szCs w:val="20"/>
                        </w:rPr>
                        <w:t>musicais</w:t>
                      </w:r>
                      <w:proofErr w:type="gramEnd"/>
                      <w:r w:rsidRPr="00586EFA">
                        <w:rPr>
                          <w:rFonts w:asciiTheme="minorHAnsi" w:hAnsiTheme="minorHAnsi"/>
                          <w:color w:val="000000" w:themeColor="text1"/>
                          <w:sz w:val="20"/>
                          <w:szCs w:val="20"/>
                        </w:rPr>
                        <w:t xml:space="preserve">, passando a comandar o coral que cantava em latim a missa a quatro vozes na Festa da Padroeira e os </w:t>
                      </w:r>
                      <w:proofErr w:type="spellStart"/>
                      <w:r w:rsidRPr="00586EFA">
                        <w:rPr>
                          <w:rFonts w:asciiTheme="minorHAnsi" w:hAnsiTheme="minorHAnsi"/>
                          <w:color w:val="000000" w:themeColor="text1"/>
                          <w:sz w:val="20"/>
                          <w:szCs w:val="20"/>
                        </w:rPr>
                        <w:t>motetos</w:t>
                      </w:r>
                      <w:proofErr w:type="spellEnd"/>
                      <w:r w:rsidRPr="00586EFA">
                        <w:rPr>
                          <w:rFonts w:asciiTheme="minorHAnsi" w:hAnsiTheme="minorHAnsi"/>
                          <w:color w:val="000000" w:themeColor="text1"/>
                          <w:sz w:val="20"/>
                          <w:szCs w:val="20"/>
                        </w:rPr>
                        <w:t xml:space="preserve"> da Semana Santa. Conduzia também o coral que entoava os cânticos das missas dominicais no povoado, cargo que deixou para a filha Maria</w:t>
                      </w:r>
                      <w:r w:rsidR="00F224FF">
                        <w:rPr>
                          <w:rFonts w:asciiTheme="minorHAnsi" w:hAnsiTheme="minorHAnsi"/>
                          <w:color w:val="000000" w:themeColor="text1"/>
                          <w:sz w:val="20"/>
                          <w:szCs w:val="20"/>
                        </w:rPr>
                        <w:t xml:space="preserve"> Madalena</w:t>
                      </w:r>
                      <w:r w:rsidRPr="00586EFA">
                        <w:rPr>
                          <w:rFonts w:asciiTheme="minorHAnsi" w:hAnsiTheme="minorHAnsi"/>
                          <w:color w:val="000000" w:themeColor="text1"/>
                          <w:sz w:val="20"/>
                          <w:szCs w:val="20"/>
                        </w:rPr>
                        <w:t>, de voz tão semelhante e afinada como a dela.</w:t>
                      </w:r>
                    </w:p>
                    <w:p w:rsidR="00DF1EE3" w:rsidRPr="00586EFA" w:rsidRDefault="00DF1EE3" w:rsidP="00920A7F">
                      <w:pPr>
                        <w:rPr>
                          <w:rFonts w:asciiTheme="minorHAnsi" w:hAnsiTheme="minorHAnsi"/>
                          <w:sz w:val="20"/>
                          <w:szCs w:val="20"/>
                        </w:rPr>
                      </w:pPr>
                      <w:r w:rsidRPr="00586EFA">
                        <w:rPr>
                          <w:rFonts w:asciiTheme="minorHAnsi" w:hAnsiTheme="minorHAnsi"/>
                          <w:color w:val="000000" w:themeColor="text1"/>
                          <w:sz w:val="20"/>
                          <w:szCs w:val="20"/>
                        </w:rPr>
                        <w:t>Foi titular do cartório de notas de Morro Vermelho. Também foi trabalhadora rural, enfrentando com o marido e os filhos a administração de uma chácara nas proximidades d</w:t>
                      </w:r>
                      <w:r w:rsidR="00F224FF">
                        <w:rPr>
                          <w:rFonts w:asciiTheme="minorHAnsi" w:hAnsiTheme="minorHAnsi"/>
                          <w:color w:val="000000" w:themeColor="text1"/>
                          <w:sz w:val="20"/>
                          <w:szCs w:val="20"/>
                        </w:rPr>
                        <w:t>a área urbana d</w:t>
                      </w:r>
                      <w:r w:rsidRPr="00586EFA">
                        <w:rPr>
                          <w:rFonts w:asciiTheme="minorHAnsi" w:hAnsiTheme="minorHAnsi"/>
                          <w:color w:val="000000" w:themeColor="text1"/>
                          <w:sz w:val="20"/>
                          <w:szCs w:val="20"/>
                        </w:rPr>
                        <w:t xml:space="preserve">e Morro Vermelho. Teve nove filhos: Maria, José, </w:t>
                      </w:r>
                      <w:proofErr w:type="spellStart"/>
                      <w:r w:rsidRPr="00586EFA">
                        <w:rPr>
                          <w:rFonts w:asciiTheme="minorHAnsi" w:hAnsiTheme="minorHAnsi"/>
                          <w:color w:val="000000" w:themeColor="text1"/>
                          <w:sz w:val="20"/>
                          <w:szCs w:val="20"/>
                        </w:rPr>
                        <w:t>Agda</w:t>
                      </w:r>
                      <w:proofErr w:type="spellEnd"/>
                      <w:r w:rsidRPr="00586EFA">
                        <w:rPr>
                          <w:rFonts w:asciiTheme="minorHAnsi" w:hAnsiTheme="minorHAnsi"/>
                          <w:color w:val="000000" w:themeColor="text1"/>
                          <w:sz w:val="20"/>
                          <w:szCs w:val="20"/>
                        </w:rPr>
                        <w:t xml:space="preserve">, Paulo, Beatriz, Tereza, Perpétua, </w:t>
                      </w:r>
                      <w:proofErr w:type="spellStart"/>
                      <w:r w:rsidRPr="00586EFA">
                        <w:rPr>
                          <w:rFonts w:asciiTheme="minorHAnsi" w:hAnsiTheme="minorHAnsi"/>
                          <w:color w:val="000000" w:themeColor="text1"/>
                          <w:sz w:val="20"/>
                          <w:szCs w:val="20"/>
                        </w:rPr>
                        <w:t>Estêvam</w:t>
                      </w:r>
                      <w:proofErr w:type="spellEnd"/>
                      <w:r w:rsidRPr="00586EFA">
                        <w:rPr>
                          <w:rFonts w:asciiTheme="minorHAnsi" w:hAnsiTheme="minorHAnsi"/>
                          <w:color w:val="000000" w:themeColor="text1"/>
                          <w:sz w:val="20"/>
                          <w:szCs w:val="20"/>
                        </w:rPr>
                        <w:t xml:space="preserve"> e Marcelo. Morreu em 10 de a</w:t>
                      </w:r>
                      <w:r w:rsidRPr="00586EFA">
                        <w:rPr>
                          <w:rFonts w:asciiTheme="minorHAnsi" w:hAnsiTheme="minorHAnsi"/>
                          <w:sz w:val="20"/>
                          <w:szCs w:val="20"/>
                        </w:rPr>
                        <w:t>gosto de 2020, aos 91 anos. Mulher aguerrida, das mais velhas do povoado. Nasceu forte e foi ajudando pai</w:t>
                      </w:r>
                      <w:r w:rsidR="00F224FF">
                        <w:rPr>
                          <w:rFonts w:asciiTheme="minorHAnsi" w:hAnsiTheme="minorHAnsi"/>
                          <w:sz w:val="20"/>
                          <w:szCs w:val="20"/>
                        </w:rPr>
                        <w:t>,</w:t>
                      </w:r>
                      <w:r w:rsidRPr="00586EFA">
                        <w:rPr>
                          <w:rFonts w:asciiTheme="minorHAnsi" w:hAnsiTheme="minorHAnsi"/>
                          <w:sz w:val="20"/>
                          <w:szCs w:val="20"/>
                        </w:rPr>
                        <w:t xml:space="preserve"> mãe </w:t>
                      </w:r>
                      <w:r w:rsidR="00F224FF">
                        <w:rPr>
                          <w:rFonts w:asciiTheme="minorHAnsi" w:hAnsiTheme="minorHAnsi"/>
                          <w:sz w:val="20"/>
                          <w:szCs w:val="20"/>
                        </w:rPr>
                        <w:t xml:space="preserve">e </w:t>
                      </w:r>
                      <w:r w:rsidRPr="00586EFA">
                        <w:rPr>
                          <w:rFonts w:asciiTheme="minorHAnsi" w:hAnsiTheme="minorHAnsi"/>
                          <w:sz w:val="20"/>
                          <w:szCs w:val="20"/>
                        </w:rPr>
                        <w:t>irmãos, eram dez, na labuta diária. Uma vez casada, foi administrar as terras do marido e, morto este, passou a cuidar da lavoura e do gado junto com os nove filhos. Recebeu o cartório da dona Aurora Guimarães e cuidava de certidões de nascimento, casamento e óbito</w:t>
                      </w:r>
                      <w:r w:rsidR="00920A7F">
                        <w:rPr>
                          <w:rFonts w:asciiTheme="minorHAnsi" w:hAnsiTheme="minorHAnsi"/>
                          <w:sz w:val="20"/>
                          <w:szCs w:val="20"/>
                        </w:rPr>
                        <w:t xml:space="preserve"> n</w:t>
                      </w:r>
                      <w:r w:rsidR="00F224FF">
                        <w:rPr>
                          <w:rFonts w:asciiTheme="minorHAnsi" w:hAnsiTheme="minorHAnsi"/>
                          <w:sz w:val="20"/>
                          <w:szCs w:val="20"/>
                        </w:rPr>
                        <w:t>o povoado</w:t>
                      </w:r>
                    </w:p>
                  </w:txbxContent>
                </v:textbox>
              </v:shape>
            </w:pict>
          </mc:Fallback>
        </mc:AlternateContent>
      </w:r>
      <w:r w:rsidR="003C6397">
        <w:rPr>
          <w:noProof/>
          <w:lang w:eastAsia="pt-BR"/>
        </w:rPr>
        <mc:AlternateContent>
          <mc:Choice Requires="wps">
            <w:drawing>
              <wp:anchor distT="45720" distB="45720" distL="114300" distR="114300" simplePos="0" relativeHeight="252290048" behindDoc="0" locked="0" layoutInCell="1" allowOverlap="1" wp14:anchorId="3B79AAAA" wp14:editId="45951A2B">
                <wp:simplePos x="0" y="0"/>
                <wp:positionH relativeFrom="column">
                  <wp:posOffset>6099810</wp:posOffset>
                </wp:positionH>
                <wp:positionV relativeFrom="paragraph">
                  <wp:posOffset>4219575</wp:posOffset>
                </wp:positionV>
                <wp:extent cx="1818005" cy="2133600"/>
                <wp:effectExtent l="0" t="0" r="0" b="0"/>
                <wp:wrapNone/>
                <wp:docPr id="52" name="Caixa de Texto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8005" cy="2133600"/>
                        </a:xfrm>
                        <a:prstGeom prst="rect">
                          <a:avLst/>
                        </a:prstGeom>
                        <a:noFill/>
                        <a:ln w="9525">
                          <a:noFill/>
                          <a:miter lim="800000"/>
                          <a:headEnd/>
                          <a:tailEnd/>
                        </a:ln>
                      </wps:spPr>
                      <wps:txbx>
                        <w:txbxContent>
                          <w:p w:rsidR="00A0721E" w:rsidRPr="00586EFA" w:rsidRDefault="00586EFA" w:rsidP="003C6397">
                            <w:pPr>
                              <w:jc w:val="right"/>
                              <w:rPr>
                                <w:rFonts w:asciiTheme="minorHAnsi" w:hAnsiTheme="minorHAnsi"/>
                                <w:color w:val="C00000"/>
                                <w:sz w:val="20"/>
                                <w:szCs w:val="20"/>
                              </w:rPr>
                            </w:pPr>
                            <w:r w:rsidRPr="00586EFA">
                              <w:rPr>
                                <w:rFonts w:asciiTheme="minorHAnsi" w:hAnsiTheme="minorHAnsi"/>
                                <w:color w:val="000000" w:themeColor="text1"/>
                                <w:sz w:val="20"/>
                                <w:szCs w:val="20"/>
                              </w:rPr>
                              <w:t>Clarinda da Conceição Pinheiro era filha de Francisco de Assis Morais e Maria Magalhães (Maria de Cândida)</w:t>
                            </w:r>
                            <w:r w:rsidR="00F224FF">
                              <w:rPr>
                                <w:rFonts w:asciiTheme="minorHAnsi" w:hAnsiTheme="minorHAnsi"/>
                                <w:color w:val="000000" w:themeColor="text1"/>
                                <w:sz w:val="20"/>
                                <w:szCs w:val="20"/>
                              </w:rPr>
                              <w:t>. N</w:t>
                            </w:r>
                            <w:r w:rsidRPr="00586EFA">
                              <w:rPr>
                                <w:rFonts w:asciiTheme="minorHAnsi" w:hAnsiTheme="minorHAnsi"/>
                                <w:color w:val="000000" w:themeColor="text1"/>
                                <w:sz w:val="20"/>
                                <w:szCs w:val="20"/>
                              </w:rPr>
                              <w:t xml:space="preserve">asceu em Morro Vermelho em 1929 e era casada com </w:t>
                            </w:r>
                            <w:proofErr w:type="spellStart"/>
                            <w:r w:rsidRPr="00586EFA">
                              <w:rPr>
                                <w:rFonts w:asciiTheme="minorHAnsi" w:hAnsiTheme="minorHAnsi"/>
                                <w:color w:val="000000" w:themeColor="text1"/>
                                <w:sz w:val="20"/>
                                <w:szCs w:val="20"/>
                              </w:rPr>
                              <w:t>Estêvam</w:t>
                            </w:r>
                            <w:proofErr w:type="spellEnd"/>
                            <w:r w:rsidRPr="00586EFA">
                              <w:rPr>
                                <w:rFonts w:asciiTheme="minorHAnsi" w:hAnsiTheme="minorHAnsi"/>
                                <w:color w:val="000000" w:themeColor="text1"/>
                                <w:sz w:val="20"/>
                                <w:szCs w:val="20"/>
                              </w:rPr>
                              <w:t xml:space="preserve"> Evangelista Pinheiro. Desde pequena seguiu o costume da família Morais de integrar os corais da Matriz de Nossa Senhora</w:t>
                            </w:r>
                            <w:r w:rsidR="00920A7F">
                              <w:rPr>
                                <w:rFonts w:asciiTheme="minorHAnsi" w:hAnsiTheme="minorHAnsi"/>
                                <w:color w:val="000000" w:themeColor="text1"/>
                                <w:sz w:val="20"/>
                                <w:szCs w:val="20"/>
                              </w:rPr>
                              <w:t xml:space="preserve"> de Nazareth e logo</w:t>
                            </w:r>
                            <w:r w:rsidR="00F7584C">
                              <w:rPr>
                                <w:rFonts w:asciiTheme="minorHAnsi" w:hAnsiTheme="minorHAnsi"/>
                                <w:color w:val="000000" w:themeColor="text1"/>
                                <w:sz w:val="20"/>
                                <w:szCs w:val="20"/>
                              </w:rPr>
                              <w:t xml:space="preserve"> aprendeu a ler</w:t>
                            </w:r>
                            <w:r w:rsidR="003C6397">
                              <w:rPr>
                                <w:rFonts w:asciiTheme="minorHAnsi" w:hAnsiTheme="minorHAnsi"/>
                                <w:color w:val="000000" w:themeColor="text1"/>
                                <w:sz w:val="20"/>
                                <w:szCs w:val="20"/>
                              </w:rPr>
                              <w:t xml:space="preserve"> </w:t>
                            </w:r>
                            <w:r w:rsidR="00F7584C">
                              <w:rPr>
                                <w:rFonts w:asciiTheme="minorHAnsi" w:hAnsiTheme="minorHAnsi"/>
                                <w:color w:val="000000" w:themeColor="text1"/>
                                <w:sz w:val="20"/>
                                <w:szCs w:val="20"/>
                              </w:rPr>
                              <w:t>partituras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79AAAA" id="Caixa de Texto 52" o:spid="_x0000_s1068" type="#_x0000_t202" style="position:absolute;left:0;text-align:left;margin-left:480.3pt;margin-top:332.25pt;width:143.15pt;height:168pt;z-index:252290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" filled="f" stroked="f">
                <v:textbox>
                  <w:txbxContent>
                    <w:p w:rsidR="00A0721E" w:rsidRPr="00586EFA" w:rsidRDefault="00586EFA" w:rsidP="003C6397">
                      <w:pPr>
                        <w:jc w:val="right"/>
                        <w:rPr>
                          <w:rFonts w:asciiTheme="minorHAnsi" w:hAnsiTheme="minorHAnsi"/>
                          <w:color w:val="C00000"/>
                          <w:sz w:val="20"/>
                          <w:szCs w:val="20"/>
                        </w:rPr>
                      </w:pPr>
                      <w:r w:rsidRPr="00586EFA">
                        <w:rPr>
                          <w:rFonts w:asciiTheme="minorHAnsi" w:hAnsiTheme="minorHAnsi"/>
                          <w:color w:val="000000" w:themeColor="text1"/>
                          <w:sz w:val="20"/>
                          <w:szCs w:val="20"/>
                        </w:rPr>
                        <w:t>Clarinda da Conceição Pinheiro era filha de Francisco de Assis Morais e Maria Magalhães (Maria de Cândida)</w:t>
                      </w:r>
                      <w:r w:rsidR="00F224FF">
                        <w:rPr>
                          <w:rFonts w:asciiTheme="minorHAnsi" w:hAnsiTheme="minorHAnsi"/>
                          <w:color w:val="000000" w:themeColor="text1"/>
                          <w:sz w:val="20"/>
                          <w:szCs w:val="20"/>
                        </w:rPr>
                        <w:t>. N</w:t>
                      </w:r>
                      <w:r w:rsidRPr="00586EFA">
                        <w:rPr>
                          <w:rFonts w:asciiTheme="minorHAnsi" w:hAnsiTheme="minorHAnsi"/>
                          <w:color w:val="000000" w:themeColor="text1"/>
                          <w:sz w:val="20"/>
                          <w:szCs w:val="20"/>
                        </w:rPr>
                        <w:t xml:space="preserve">asceu em Morro Vermelho em 1929 e era casada com </w:t>
                      </w:r>
                      <w:proofErr w:type="spellStart"/>
                      <w:r w:rsidRPr="00586EFA">
                        <w:rPr>
                          <w:rFonts w:asciiTheme="minorHAnsi" w:hAnsiTheme="minorHAnsi"/>
                          <w:color w:val="000000" w:themeColor="text1"/>
                          <w:sz w:val="20"/>
                          <w:szCs w:val="20"/>
                        </w:rPr>
                        <w:t>Estêvam</w:t>
                      </w:r>
                      <w:proofErr w:type="spellEnd"/>
                      <w:r w:rsidRPr="00586EFA">
                        <w:rPr>
                          <w:rFonts w:asciiTheme="minorHAnsi" w:hAnsiTheme="minorHAnsi"/>
                          <w:color w:val="000000" w:themeColor="text1"/>
                          <w:sz w:val="20"/>
                          <w:szCs w:val="20"/>
                        </w:rPr>
                        <w:t xml:space="preserve"> Evangelista Pinheiro. Desde pequena seguiu o costume da família Morais de integrar os corais da Matriz de Nossa Senhora</w:t>
                      </w:r>
                      <w:r w:rsidR="00920A7F">
                        <w:rPr>
                          <w:rFonts w:asciiTheme="minorHAnsi" w:hAnsiTheme="minorHAnsi"/>
                          <w:color w:val="000000" w:themeColor="text1"/>
                          <w:sz w:val="20"/>
                          <w:szCs w:val="20"/>
                        </w:rPr>
                        <w:t xml:space="preserve"> de Nazareth e logo</w:t>
                      </w:r>
                      <w:r w:rsidR="00F7584C">
                        <w:rPr>
                          <w:rFonts w:asciiTheme="minorHAnsi" w:hAnsiTheme="minorHAnsi"/>
                          <w:color w:val="000000" w:themeColor="text1"/>
                          <w:sz w:val="20"/>
                          <w:szCs w:val="20"/>
                        </w:rPr>
                        <w:t xml:space="preserve"> aprendeu a ler</w:t>
                      </w:r>
                      <w:r w:rsidR="003C6397">
                        <w:rPr>
                          <w:rFonts w:asciiTheme="minorHAnsi" w:hAnsiTheme="minorHAnsi"/>
                          <w:color w:val="000000" w:themeColor="text1"/>
                          <w:sz w:val="20"/>
                          <w:szCs w:val="20"/>
                        </w:rPr>
                        <w:t xml:space="preserve"> </w:t>
                      </w:r>
                      <w:r w:rsidR="00F7584C">
                        <w:rPr>
                          <w:rFonts w:asciiTheme="minorHAnsi" w:hAnsiTheme="minorHAnsi"/>
                          <w:color w:val="000000" w:themeColor="text1"/>
                          <w:sz w:val="20"/>
                          <w:szCs w:val="20"/>
                        </w:rPr>
                        <w:t>partituras</w:t>
                      </w:r>
                    </w:p>
                  </w:txbxContent>
                </v:textbox>
              </v:shape>
            </w:pict>
          </mc:Fallback>
        </mc:AlternateContent>
      </w:r>
      <w:r w:rsidR="0096309A">
        <w:rPr>
          <w:noProof/>
          <w:lang w:eastAsia="pt-BR"/>
        </w:rPr>
        <w:drawing>
          <wp:anchor distT="0" distB="0" distL="114300" distR="114300" simplePos="0" relativeHeight="252333056" behindDoc="0" locked="0" layoutInCell="1" allowOverlap="1" wp14:anchorId="0419B85E" wp14:editId="69C2B255">
            <wp:simplePos x="0" y="0"/>
            <wp:positionH relativeFrom="column">
              <wp:posOffset>12388215</wp:posOffset>
            </wp:positionH>
            <wp:positionV relativeFrom="paragraph">
              <wp:posOffset>402590</wp:posOffset>
            </wp:positionV>
            <wp:extent cx="1997710" cy="2703195"/>
            <wp:effectExtent l="19050" t="19050" r="21590" b="20955"/>
            <wp:wrapNone/>
            <wp:docPr id="62" name="Image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27MV10.jpg"/>
                    <pic:cNvPicPr/>
                  </pic:nvPicPr>
                  <pic:blipFill>
                    <a:blip r:embed="rId17">
                      <a:extLst>
                        <a:ext uri="{28A0092B-C50C-407E-A947-70E740481C1C}">
                          <a14:useLocalDpi xmlns:a14="http://schemas.microsoft.com/office/drawing/2010/main" val="0"/>
                        </a:ext>
                      </a:extLst>
                    </a:blip>
                    <a:stretch>
                      <a:fillRect/>
                    </a:stretch>
                  </pic:blipFill>
                  <pic:spPr>
                    <a:xfrm>
                      <a:off x="0" y="0"/>
                      <a:ext cx="1997710" cy="270319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96309A">
        <w:rPr>
          <w:noProof/>
          <w:lang w:eastAsia="pt-BR"/>
        </w:rPr>
        <mc:AlternateContent>
          <mc:Choice Requires="wps">
            <w:drawing>
              <wp:anchor distT="45720" distB="45720" distL="114300" distR="114300" simplePos="0" relativeHeight="252277760" behindDoc="0" locked="0" layoutInCell="1" allowOverlap="1" wp14:anchorId="6D404BF4" wp14:editId="56AED11E">
                <wp:simplePos x="0" y="0"/>
                <wp:positionH relativeFrom="column">
                  <wp:posOffset>9938385</wp:posOffset>
                </wp:positionH>
                <wp:positionV relativeFrom="paragraph">
                  <wp:posOffset>295276</wp:posOffset>
                </wp:positionV>
                <wp:extent cx="2447925" cy="2990850"/>
                <wp:effectExtent l="0" t="0" r="0" b="0"/>
                <wp:wrapNone/>
                <wp:docPr id="40" name="Caixa de Texto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7925" cy="2990850"/>
                        </a:xfrm>
                        <a:prstGeom prst="rect">
                          <a:avLst/>
                        </a:prstGeom>
                        <a:noFill/>
                        <a:ln w="9525">
                          <a:noFill/>
                          <a:miter lim="800000"/>
                          <a:headEnd/>
                          <a:tailEnd/>
                        </a:ln>
                      </wps:spPr>
                      <wps:txbx>
                        <w:txbxContent>
                          <w:p w:rsidR="00135BE4" w:rsidRDefault="00950CA7" w:rsidP="009417EC">
                            <w:pPr>
                              <w:jc w:val="right"/>
                              <w:rPr>
                                <w:rFonts w:asciiTheme="minorHAnsi" w:hAnsiTheme="minorHAnsi"/>
                                <w:sz w:val="20"/>
                                <w:szCs w:val="20"/>
                              </w:rPr>
                            </w:pPr>
                            <w:r w:rsidRPr="00950CA7">
                              <w:rPr>
                                <w:rFonts w:asciiTheme="minorHAnsi" w:hAnsiTheme="minorHAnsi"/>
                                <w:sz w:val="20"/>
                                <w:szCs w:val="20"/>
                              </w:rPr>
                              <w:t xml:space="preserve">José Rodrigues Pinheiro, ou Zé Pinheiro como era mais conhecido, era filho de João Evangelista Pinheiro e Jovita Gonçalves Rodrigues. Nasceu em Morro Vermelho em 1912 e casou-se com </w:t>
                            </w:r>
                            <w:proofErr w:type="spellStart"/>
                            <w:r w:rsidRPr="00950CA7">
                              <w:rPr>
                                <w:rFonts w:asciiTheme="minorHAnsi" w:hAnsiTheme="minorHAnsi"/>
                                <w:sz w:val="20"/>
                                <w:szCs w:val="20"/>
                              </w:rPr>
                              <w:t>Nicolina</w:t>
                            </w:r>
                            <w:proofErr w:type="spellEnd"/>
                            <w:r w:rsidRPr="00950CA7">
                              <w:rPr>
                                <w:rFonts w:asciiTheme="minorHAnsi" w:hAnsiTheme="minorHAnsi"/>
                                <w:sz w:val="20"/>
                                <w:szCs w:val="20"/>
                              </w:rPr>
                              <w:t xml:space="preserve"> de Moraes, com quem teve 14 filhos</w:t>
                            </w:r>
                            <w:r w:rsidR="00135BE4">
                              <w:rPr>
                                <w:rFonts w:asciiTheme="minorHAnsi" w:hAnsiTheme="minorHAnsi"/>
                                <w:sz w:val="20"/>
                                <w:szCs w:val="20"/>
                              </w:rPr>
                              <w:t>, nove homens e cinco mulheres</w:t>
                            </w:r>
                            <w:r w:rsidRPr="00950CA7">
                              <w:rPr>
                                <w:rFonts w:asciiTheme="minorHAnsi" w:hAnsiTheme="minorHAnsi"/>
                                <w:sz w:val="20"/>
                                <w:szCs w:val="20"/>
                              </w:rPr>
                              <w:t xml:space="preserve">. </w:t>
                            </w:r>
                          </w:p>
                          <w:p w:rsidR="0028409A" w:rsidRPr="00950CA7" w:rsidRDefault="00950CA7" w:rsidP="00135BE4">
                            <w:pPr>
                              <w:jc w:val="right"/>
                              <w:rPr>
                                <w:rFonts w:asciiTheme="minorHAnsi" w:hAnsiTheme="minorHAnsi"/>
                                <w:color w:val="C00000"/>
                                <w:sz w:val="20"/>
                                <w:szCs w:val="20"/>
                              </w:rPr>
                            </w:pPr>
                            <w:r w:rsidRPr="00950CA7">
                              <w:rPr>
                                <w:rFonts w:asciiTheme="minorHAnsi" w:hAnsiTheme="minorHAnsi"/>
                                <w:sz w:val="20"/>
                                <w:szCs w:val="20"/>
                              </w:rPr>
                              <w:t>Trabalhador rural e pequeno proprietário, comandou da Corporação Musical Santa Cecília por muitos anos, deixando um legado de composições musicais, algumas incluídas na Cavalhada Nossa Senhora de Nazareth, repetida anualmente no povoado desde 1704. Também foi organizador e maestro da Coral Nossa Senhora de Nazareth, com presença marcante em todas as festas do lugarejo.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404BF4" id="Caixa de Texto 40" o:spid="_x0000_s1069" type="#_x0000_t202" style="position:absolute;left:0;text-align:left;margin-left:782.55pt;margin-top:23.25pt;width:192.75pt;height:235.5pt;z-index:252277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" filled="f" stroked="f">
                <v:textbox>
                  <w:txbxContent>
                    <w:p w:rsidR="00135BE4" w:rsidRDefault="00950CA7" w:rsidP="009417EC">
                      <w:pPr>
                        <w:jc w:val="right"/>
                        <w:rPr>
                          <w:rFonts w:asciiTheme="minorHAnsi" w:hAnsiTheme="minorHAnsi"/>
                          <w:sz w:val="20"/>
                          <w:szCs w:val="20"/>
                        </w:rPr>
                      </w:pPr>
                      <w:r w:rsidRPr="00950CA7">
                        <w:rPr>
                          <w:rFonts w:asciiTheme="minorHAnsi" w:hAnsiTheme="minorHAnsi"/>
                          <w:sz w:val="20"/>
                          <w:szCs w:val="20"/>
                        </w:rPr>
                        <w:t xml:space="preserve">José Rodrigues Pinheiro, ou Zé Pinheiro como era mais conhecido, era filho de João Evangelista Pinheiro e Jovita Gonçalves Rodrigues. Nasceu em Morro Vermelho em 1912 e casou-se com </w:t>
                      </w:r>
                      <w:proofErr w:type="spellStart"/>
                      <w:r w:rsidRPr="00950CA7">
                        <w:rPr>
                          <w:rFonts w:asciiTheme="minorHAnsi" w:hAnsiTheme="minorHAnsi"/>
                          <w:sz w:val="20"/>
                          <w:szCs w:val="20"/>
                        </w:rPr>
                        <w:t>Nicolina</w:t>
                      </w:r>
                      <w:proofErr w:type="spellEnd"/>
                      <w:r w:rsidRPr="00950CA7">
                        <w:rPr>
                          <w:rFonts w:asciiTheme="minorHAnsi" w:hAnsiTheme="minorHAnsi"/>
                          <w:sz w:val="20"/>
                          <w:szCs w:val="20"/>
                        </w:rPr>
                        <w:t xml:space="preserve"> de Moraes, com quem teve 14 filhos</w:t>
                      </w:r>
                      <w:r w:rsidR="00135BE4">
                        <w:rPr>
                          <w:rFonts w:asciiTheme="minorHAnsi" w:hAnsiTheme="minorHAnsi"/>
                          <w:sz w:val="20"/>
                          <w:szCs w:val="20"/>
                        </w:rPr>
                        <w:t>, nove homens e cinco mulheres</w:t>
                      </w:r>
                      <w:r w:rsidRPr="00950CA7">
                        <w:rPr>
                          <w:rFonts w:asciiTheme="minorHAnsi" w:hAnsiTheme="minorHAnsi"/>
                          <w:sz w:val="20"/>
                          <w:szCs w:val="20"/>
                        </w:rPr>
                        <w:t xml:space="preserve">. </w:t>
                      </w:r>
                    </w:p>
                    <w:p w:rsidR="0028409A" w:rsidRPr="00950CA7" w:rsidRDefault="00950CA7" w:rsidP="00135BE4">
                      <w:pPr>
                        <w:jc w:val="right"/>
                        <w:rPr>
                          <w:rFonts w:asciiTheme="minorHAnsi" w:hAnsiTheme="minorHAnsi"/>
                          <w:color w:val="C00000"/>
                          <w:sz w:val="20"/>
                          <w:szCs w:val="20"/>
                        </w:rPr>
                      </w:pPr>
                      <w:r w:rsidRPr="00950CA7">
                        <w:rPr>
                          <w:rFonts w:asciiTheme="minorHAnsi" w:hAnsiTheme="minorHAnsi"/>
                          <w:sz w:val="20"/>
                          <w:szCs w:val="20"/>
                        </w:rPr>
                        <w:t>Trabalhador rural e pequeno proprietário, comandou da Corporação Musical Santa Cecília por muitos anos, deixando um legado de composições musicais, algumas incluídas na Cavalhada Nossa Senhora de Nazareth, repetida anualmente no povoado desde 1704. Também foi organizador e maestro da Coral Nossa Senhora de Nazareth, com presença marcante em todas as festas do lugarejo.</w:t>
                      </w:r>
                    </w:p>
                  </w:txbxContent>
                </v:textbox>
              </v:shape>
            </w:pict>
          </mc:Fallback>
        </mc:AlternateContent>
      </w:r>
      <w:r w:rsidR="0096309A">
        <w:rPr>
          <w:noProof/>
          <w:lang w:eastAsia="pt-BR"/>
        </w:rPr>
        <w:drawing>
          <wp:anchor distT="0" distB="0" distL="114300" distR="114300" simplePos="0" relativeHeight="252332032" behindDoc="0" locked="0" layoutInCell="1" allowOverlap="1" wp14:anchorId="0B9940F2" wp14:editId="115D3D9D">
            <wp:simplePos x="0" y="0"/>
            <wp:positionH relativeFrom="column">
              <wp:posOffset>7504430</wp:posOffset>
            </wp:positionH>
            <wp:positionV relativeFrom="paragraph">
              <wp:posOffset>311785</wp:posOffset>
            </wp:positionV>
            <wp:extent cx="1980000" cy="2696400"/>
            <wp:effectExtent l="19050" t="19050" r="20320" b="27940"/>
            <wp:wrapNone/>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27MV06.jpg"/>
                    <pic:cNvPicPr/>
                  </pic:nvPicPr>
                  <pic:blipFill>
                    <a:blip r:embed="rId18">
                      <a:extLst>
                        <a:ext uri="{28A0092B-C50C-407E-A947-70E740481C1C}">
                          <a14:useLocalDpi xmlns:a14="http://schemas.microsoft.com/office/drawing/2010/main" val="0"/>
                        </a:ext>
                      </a:extLst>
                    </a:blip>
                    <a:stretch>
                      <a:fillRect/>
                    </a:stretch>
                  </pic:blipFill>
                  <pic:spPr>
                    <a:xfrm>
                      <a:off x="0" y="0"/>
                      <a:ext cx="1980000" cy="26964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32455D">
        <w:rPr>
          <w:noProof/>
          <w:lang w:eastAsia="pt-BR"/>
        </w:rPr>
        <mc:AlternateContent>
          <mc:Choice Requires="wps">
            <w:drawing>
              <wp:anchor distT="45720" distB="45720" distL="114300" distR="114300" simplePos="0" relativeHeight="252294144" behindDoc="0" locked="0" layoutInCell="1" allowOverlap="1" wp14:anchorId="41115E44" wp14:editId="525A3350">
                <wp:simplePos x="0" y="0"/>
                <wp:positionH relativeFrom="column">
                  <wp:posOffset>-644375</wp:posOffset>
                </wp:positionH>
                <wp:positionV relativeFrom="paragraph">
                  <wp:posOffset>7375019</wp:posOffset>
                </wp:positionV>
                <wp:extent cx="3156585" cy="4193427"/>
                <wp:effectExtent l="0" t="0" r="0" b="0"/>
                <wp:wrapNone/>
                <wp:docPr id="54" name="Caixa de Texto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6585" cy="4193427"/>
                        </a:xfrm>
                        <a:prstGeom prst="rect">
                          <a:avLst/>
                        </a:prstGeom>
                        <a:noFill/>
                        <a:ln w="9525">
                          <a:noFill/>
                          <a:miter lim="800000"/>
                          <a:headEnd/>
                          <a:tailEnd/>
                        </a:ln>
                      </wps:spPr>
                      <wps:txbx>
                        <w:txbxContent>
                          <w:p w:rsidR="004C0828" w:rsidRPr="00924799" w:rsidRDefault="00586EFA" w:rsidP="004C0828">
                            <w:pPr>
                              <w:rPr>
                                <w:rFonts w:asciiTheme="minorHAnsi" w:hAnsiTheme="minorHAnsi"/>
                                <w:sz w:val="20"/>
                                <w:szCs w:val="20"/>
                              </w:rPr>
                            </w:pPr>
                            <w:r w:rsidRPr="00924799">
                              <w:rPr>
                                <w:rFonts w:asciiTheme="minorHAnsi" w:hAnsiTheme="minorHAnsi"/>
                                <w:sz w:val="20"/>
                                <w:szCs w:val="20"/>
                              </w:rPr>
                              <w:t>Trabalhador rural, mineiro</w:t>
                            </w:r>
                            <w:r w:rsidR="004C0828" w:rsidRPr="00924799">
                              <w:rPr>
                                <w:rFonts w:asciiTheme="minorHAnsi" w:hAnsiTheme="minorHAnsi"/>
                                <w:sz w:val="20"/>
                                <w:szCs w:val="20"/>
                              </w:rPr>
                              <w:t xml:space="preserve"> e</w:t>
                            </w:r>
                            <w:r w:rsidRPr="00924799">
                              <w:rPr>
                                <w:rFonts w:asciiTheme="minorHAnsi" w:hAnsiTheme="minorHAnsi"/>
                                <w:sz w:val="20"/>
                                <w:szCs w:val="20"/>
                              </w:rPr>
                              <w:t xml:space="preserve"> metalúrgico, </w:t>
                            </w:r>
                            <w:r w:rsidR="004C0828" w:rsidRPr="00924799">
                              <w:rPr>
                                <w:rFonts w:asciiTheme="minorHAnsi" w:hAnsiTheme="minorHAnsi"/>
                                <w:sz w:val="20"/>
                                <w:szCs w:val="20"/>
                              </w:rPr>
                              <w:t>sua história se mistura com a própria história do século 20 em Morro Vermelho. Como os pais e avós, ele ajudou o povoado a crescer. Desde a adolescência, teve presença marcante em todas as festas, promoções e eventos da comunidade.</w:t>
                            </w:r>
                          </w:p>
                          <w:p w:rsidR="004C0828" w:rsidRPr="00924799" w:rsidRDefault="004C0828" w:rsidP="004C0828">
                            <w:pPr>
                              <w:rPr>
                                <w:rFonts w:asciiTheme="minorHAnsi" w:hAnsiTheme="minorHAnsi"/>
                                <w:sz w:val="20"/>
                                <w:szCs w:val="20"/>
                              </w:rPr>
                            </w:pPr>
                            <w:r w:rsidRPr="00924799">
                              <w:rPr>
                                <w:rFonts w:asciiTheme="minorHAnsi" w:hAnsiTheme="minorHAnsi"/>
                                <w:sz w:val="20"/>
                                <w:szCs w:val="20"/>
                              </w:rPr>
                              <w:t>Integrou a Corporação Musical Santa Cecília, era mordomo assíduo de Nossa Senhora de Nazareth e com a mãe, famosa benzedeira de Morro Vermelho, aprendeu o dom de aliviar dores que Deus só concede aos puros de coração. Ouviu muito, aconselhou a muitos, buscou o bom senso.</w:t>
                            </w:r>
                          </w:p>
                          <w:p w:rsidR="0043621B" w:rsidRPr="00924799" w:rsidRDefault="004C0828" w:rsidP="004C0828">
                            <w:pPr>
                              <w:rPr>
                                <w:rFonts w:asciiTheme="minorHAnsi" w:hAnsiTheme="minorHAnsi"/>
                                <w:sz w:val="20"/>
                                <w:szCs w:val="20"/>
                              </w:rPr>
                            </w:pPr>
                            <w:r w:rsidRPr="00924799">
                              <w:rPr>
                                <w:rFonts w:asciiTheme="minorHAnsi" w:hAnsiTheme="minorHAnsi"/>
                                <w:sz w:val="20"/>
                                <w:szCs w:val="20"/>
                              </w:rPr>
                              <w:t>M</w:t>
                            </w:r>
                            <w:r w:rsidR="00586EFA" w:rsidRPr="00924799">
                              <w:rPr>
                                <w:rFonts w:asciiTheme="minorHAnsi" w:hAnsiTheme="minorHAnsi"/>
                                <w:sz w:val="20"/>
                                <w:szCs w:val="20"/>
                              </w:rPr>
                              <w:t>úsico, compositor, cantor e seresteiro, ele até hoje tira belos acordes em seu velho cavaquinho e se recorda de antigas canções que embalaram serenatas madrugada afora, alimentando sonhos de lindas mocinhas pelas ladeiras de Morro Vermelho. Exímio bailarino, era o preferido das meninas nos bailes e arrasta-pés do lugarejo.</w:t>
                            </w:r>
                          </w:p>
                          <w:p w:rsidR="00924799" w:rsidRPr="00924799" w:rsidRDefault="00586EFA" w:rsidP="00924799">
                            <w:pPr>
                              <w:rPr>
                                <w:rFonts w:asciiTheme="minorHAnsi" w:hAnsiTheme="minorHAnsi"/>
                                <w:sz w:val="20"/>
                                <w:szCs w:val="20"/>
                              </w:rPr>
                            </w:pPr>
                            <w:r w:rsidRPr="00924799">
                              <w:rPr>
                                <w:rFonts w:asciiTheme="minorHAnsi" w:hAnsiTheme="minorHAnsi"/>
                                <w:sz w:val="20"/>
                                <w:szCs w:val="20"/>
                              </w:rPr>
                              <w:t xml:space="preserve">Esportista, temido lateral esquerdo do time do Natal, granjeou amizades e admiração por toda a região. </w:t>
                            </w:r>
                            <w:r w:rsidR="00924799" w:rsidRPr="00924799">
                              <w:rPr>
                                <w:rFonts w:asciiTheme="minorHAnsi" w:hAnsiTheme="minorHAnsi"/>
                                <w:sz w:val="20"/>
                                <w:szCs w:val="20"/>
                              </w:rPr>
                              <w:t xml:space="preserve">Ele completou 100 anos em </w:t>
                            </w:r>
                            <w:r w:rsidR="005A15DC">
                              <w:rPr>
                                <w:rFonts w:asciiTheme="minorHAnsi" w:hAnsiTheme="minorHAnsi"/>
                                <w:sz w:val="20"/>
                                <w:szCs w:val="20"/>
                              </w:rPr>
                              <w:t xml:space="preserve">abril </w:t>
                            </w:r>
                            <w:r w:rsidR="00924799" w:rsidRPr="00924799">
                              <w:rPr>
                                <w:rFonts w:asciiTheme="minorHAnsi" w:hAnsiTheme="minorHAnsi"/>
                                <w:sz w:val="20"/>
                                <w:szCs w:val="20"/>
                              </w:rPr>
                              <w:t>2020</w:t>
                            </w:r>
                            <w:r w:rsidR="005A15DC">
                              <w:rPr>
                                <w:rFonts w:asciiTheme="minorHAnsi" w:hAnsiTheme="minorHAnsi"/>
                                <w:sz w:val="20"/>
                                <w:szCs w:val="20"/>
                              </w:rPr>
                              <w:t>, mas devido ao Covid-19, a festa teve de ser adiada</w:t>
                            </w:r>
                            <w:r w:rsidR="00924799" w:rsidRPr="00924799">
                              <w:rPr>
                                <w:rFonts w:asciiTheme="minorHAnsi" w:hAnsiTheme="minorHAnsi"/>
                                <w:sz w:val="20"/>
                                <w:szCs w:val="20"/>
                              </w:rPr>
                              <w:t>. Mas ele está pronto para esperar por muito tempo. Lúcido, de memória invejável</w:t>
                            </w:r>
                            <w:r w:rsidR="005A15DC">
                              <w:rPr>
                                <w:rFonts w:asciiTheme="minorHAnsi" w:hAnsiTheme="minorHAnsi"/>
                                <w:sz w:val="20"/>
                                <w:szCs w:val="20"/>
                              </w:rPr>
                              <w:t>,</w:t>
                            </w:r>
                            <w:r w:rsidR="00924799" w:rsidRPr="00924799">
                              <w:rPr>
                                <w:rFonts w:asciiTheme="minorHAnsi" w:hAnsiTheme="minorHAnsi"/>
                                <w:sz w:val="20"/>
                                <w:szCs w:val="20"/>
                              </w:rPr>
                              <w:t xml:space="preserve"> ele acaba de receber o diagnóstico médico de que não precisa tomar remédio algum, basta seguir a vida. </w:t>
                            </w:r>
                          </w:p>
                          <w:p w:rsidR="00924799" w:rsidRPr="00924799" w:rsidRDefault="00924799" w:rsidP="00156700">
                            <w:pPr>
                              <w:rPr>
                                <w:rFonts w:asciiTheme="minorHAnsi" w:hAnsiTheme="minorHAnsi"/>
                                <w:sz w:val="20"/>
                                <w:szCs w:val="20"/>
                              </w:rPr>
                            </w:pPr>
                          </w:p>
                          <w:p w:rsidR="00A0721E" w:rsidRPr="00924799" w:rsidRDefault="00A0721E" w:rsidP="004C0828">
                            <w:pPr>
                              <w:ind w:firstLine="0"/>
                              <w:rPr>
                                <w:rFonts w:asciiTheme="minorHAnsi" w:hAnsiTheme="minorHAnsi"/>
                                <w:color w:val="C00000"/>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115E44" id="Caixa de Texto 54" o:spid="_x0000_s1070" type="#_x0000_t202" style="position:absolute;left:0;text-align:left;margin-left:-50.75pt;margin-top:580.7pt;width:248.55pt;height:330.2pt;z-index:252294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" filled="f" stroked="f">
                <v:textbox>
                  <w:txbxContent>
                    <w:p w:rsidR="004C0828" w:rsidRPr="00924799" w:rsidRDefault="00586EFA" w:rsidP="004C0828">
                      <w:pPr>
                        <w:rPr>
                          <w:rFonts w:asciiTheme="minorHAnsi" w:hAnsiTheme="minorHAnsi"/>
                          <w:sz w:val="20"/>
                          <w:szCs w:val="20"/>
                        </w:rPr>
                      </w:pPr>
                      <w:r w:rsidRPr="00924799">
                        <w:rPr>
                          <w:rFonts w:asciiTheme="minorHAnsi" w:hAnsiTheme="minorHAnsi"/>
                          <w:sz w:val="20"/>
                          <w:szCs w:val="20"/>
                        </w:rPr>
                        <w:t>Trabalhador rural, mineiro</w:t>
                      </w:r>
                      <w:r w:rsidR="004C0828" w:rsidRPr="00924799">
                        <w:rPr>
                          <w:rFonts w:asciiTheme="minorHAnsi" w:hAnsiTheme="minorHAnsi"/>
                          <w:sz w:val="20"/>
                          <w:szCs w:val="20"/>
                        </w:rPr>
                        <w:t xml:space="preserve"> e</w:t>
                      </w:r>
                      <w:r w:rsidRPr="00924799">
                        <w:rPr>
                          <w:rFonts w:asciiTheme="minorHAnsi" w:hAnsiTheme="minorHAnsi"/>
                          <w:sz w:val="20"/>
                          <w:szCs w:val="20"/>
                        </w:rPr>
                        <w:t xml:space="preserve"> metalúrgico, </w:t>
                      </w:r>
                      <w:r w:rsidR="004C0828" w:rsidRPr="00924799">
                        <w:rPr>
                          <w:rFonts w:asciiTheme="minorHAnsi" w:hAnsiTheme="minorHAnsi"/>
                          <w:sz w:val="20"/>
                          <w:szCs w:val="20"/>
                        </w:rPr>
                        <w:t>sua história se mistura com a própria história do século 20 em Morro Vermelho. Como os pais e avós, ele ajudou o povoado a crescer. Desde a adolescência, teve presença marcante em todas as festas, promoções e eventos da comunidade.</w:t>
                      </w:r>
                    </w:p>
                    <w:p w:rsidR="004C0828" w:rsidRPr="00924799" w:rsidRDefault="004C0828" w:rsidP="004C0828">
                      <w:pPr>
                        <w:rPr>
                          <w:rFonts w:asciiTheme="minorHAnsi" w:hAnsiTheme="minorHAnsi"/>
                          <w:sz w:val="20"/>
                          <w:szCs w:val="20"/>
                        </w:rPr>
                      </w:pPr>
                      <w:r w:rsidRPr="00924799">
                        <w:rPr>
                          <w:rFonts w:asciiTheme="minorHAnsi" w:hAnsiTheme="minorHAnsi"/>
                          <w:sz w:val="20"/>
                          <w:szCs w:val="20"/>
                        </w:rPr>
                        <w:t>Integrou a Corporação Musical Santa Cecília, era mordomo assíduo de Nossa Senhora de Nazareth e com a mãe, famosa benzedeira de Morro Vermelho, aprendeu o dom de aliviar dores que Deus só concede aos puros de coração. Ouviu muito, aconselhou a muitos, buscou o bom senso.</w:t>
                      </w:r>
                    </w:p>
                    <w:p w:rsidR="0043621B" w:rsidRPr="00924799" w:rsidRDefault="004C0828" w:rsidP="004C0828">
                      <w:pPr>
                        <w:rPr>
                          <w:rFonts w:asciiTheme="minorHAnsi" w:hAnsiTheme="minorHAnsi"/>
                          <w:sz w:val="20"/>
                          <w:szCs w:val="20"/>
                        </w:rPr>
                      </w:pPr>
                      <w:r w:rsidRPr="00924799">
                        <w:rPr>
                          <w:rFonts w:asciiTheme="minorHAnsi" w:hAnsiTheme="minorHAnsi"/>
                          <w:sz w:val="20"/>
                          <w:szCs w:val="20"/>
                        </w:rPr>
                        <w:t>M</w:t>
                      </w:r>
                      <w:r w:rsidR="00586EFA" w:rsidRPr="00924799">
                        <w:rPr>
                          <w:rFonts w:asciiTheme="minorHAnsi" w:hAnsiTheme="minorHAnsi"/>
                          <w:sz w:val="20"/>
                          <w:szCs w:val="20"/>
                        </w:rPr>
                        <w:t>úsico, compositor, cantor e seresteiro, ele até hoje tira belos acordes em seu velho cavaquinho e se recorda de antigas canções que embalaram serenatas madrugada afora, alimentando sonhos de lindas mocinhas pelas ladeiras de Morro Vermelho. Exímio bailarino, era o preferido das meninas nos bailes e arrasta-pés do lugarejo.</w:t>
                      </w:r>
                    </w:p>
                    <w:p w:rsidR="00924799" w:rsidRPr="00924799" w:rsidRDefault="00586EFA" w:rsidP="00924799">
                      <w:pPr>
                        <w:rPr>
                          <w:rFonts w:asciiTheme="minorHAnsi" w:hAnsiTheme="minorHAnsi"/>
                          <w:sz w:val="20"/>
                          <w:szCs w:val="20"/>
                        </w:rPr>
                      </w:pPr>
                      <w:r w:rsidRPr="00924799">
                        <w:rPr>
                          <w:rFonts w:asciiTheme="minorHAnsi" w:hAnsiTheme="minorHAnsi"/>
                          <w:sz w:val="20"/>
                          <w:szCs w:val="20"/>
                        </w:rPr>
                        <w:t xml:space="preserve">Esportista, temido lateral esquerdo do time do Natal, granjeou amizades e admiração por toda a região. </w:t>
                      </w:r>
                      <w:r w:rsidR="00924799" w:rsidRPr="00924799">
                        <w:rPr>
                          <w:rFonts w:asciiTheme="minorHAnsi" w:hAnsiTheme="minorHAnsi"/>
                          <w:sz w:val="20"/>
                          <w:szCs w:val="20"/>
                        </w:rPr>
                        <w:t xml:space="preserve">Ele completou 100 anos em </w:t>
                      </w:r>
                      <w:r w:rsidR="005A15DC">
                        <w:rPr>
                          <w:rFonts w:asciiTheme="minorHAnsi" w:hAnsiTheme="minorHAnsi"/>
                          <w:sz w:val="20"/>
                          <w:szCs w:val="20"/>
                        </w:rPr>
                        <w:t xml:space="preserve">abril </w:t>
                      </w:r>
                      <w:r w:rsidR="00924799" w:rsidRPr="00924799">
                        <w:rPr>
                          <w:rFonts w:asciiTheme="minorHAnsi" w:hAnsiTheme="minorHAnsi"/>
                          <w:sz w:val="20"/>
                          <w:szCs w:val="20"/>
                        </w:rPr>
                        <w:t>2020</w:t>
                      </w:r>
                      <w:r w:rsidR="005A15DC">
                        <w:rPr>
                          <w:rFonts w:asciiTheme="minorHAnsi" w:hAnsiTheme="minorHAnsi"/>
                          <w:sz w:val="20"/>
                          <w:szCs w:val="20"/>
                        </w:rPr>
                        <w:t>, mas devido ao Covid-19, a festa teve de ser adiada</w:t>
                      </w:r>
                      <w:r w:rsidR="00924799" w:rsidRPr="00924799">
                        <w:rPr>
                          <w:rFonts w:asciiTheme="minorHAnsi" w:hAnsiTheme="minorHAnsi"/>
                          <w:sz w:val="20"/>
                          <w:szCs w:val="20"/>
                        </w:rPr>
                        <w:t>. Mas ele está pronto para esperar por muito tempo. Lúcido, de memória invejável</w:t>
                      </w:r>
                      <w:r w:rsidR="005A15DC">
                        <w:rPr>
                          <w:rFonts w:asciiTheme="minorHAnsi" w:hAnsiTheme="minorHAnsi"/>
                          <w:sz w:val="20"/>
                          <w:szCs w:val="20"/>
                        </w:rPr>
                        <w:t>,</w:t>
                      </w:r>
                      <w:r w:rsidR="00924799" w:rsidRPr="00924799">
                        <w:rPr>
                          <w:rFonts w:asciiTheme="minorHAnsi" w:hAnsiTheme="minorHAnsi"/>
                          <w:sz w:val="20"/>
                          <w:szCs w:val="20"/>
                        </w:rPr>
                        <w:t xml:space="preserve"> ele acaba de receber o diagnóstico médico de que não precisa tomar remédio algum, basta seguir a vida. </w:t>
                      </w:r>
                    </w:p>
                    <w:p w:rsidR="00924799" w:rsidRPr="00924799" w:rsidRDefault="00924799" w:rsidP="00156700">
                      <w:pPr>
                        <w:rPr>
                          <w:rFonts w:asciiTheme="minorHAnsi" w:hAnsiTheme="minorHAnsi"/>
                          <w:sz w:val="20"/>
                          <w:szCs w:val="20"/>
                        </w:rPr>
                      </w:pPr>
                    </w:p>
                    <w:p w:rsidR="00A0721E" w:rsidRPr="00924799" w:rsidRDefault="00A0721E" w:rsidP="004C0828">
                      <w:pPr>
                        <w:ind w:firstLine="0"/>
                        <w:rPr>
                          <w:rFonts w:asciiTheme="minorHAnsi" w:hAnsiTheme="minorHAnsi"/>
                          <w:color w:val="C00000"/>
                          <w:sz w:val="20"/>
                          <w:szCs w:val="20"/>
                        </w:rPr>
                      </w:pPr>
                    </w:p>
                  </w:txbxContent>
                </v:textbox>
              </v:shape>
            </w:pict>
          </mc:Fallback>
        </mc:AlternateContent>
      </w:r>
      <w:r w:rsidR="005635C4">
        <w:rPr>
          <w:noProof/>
          <w:lang w:eastAsia="pt-BR"/>
        </w:rPr>
        <mc:AlternateContent>
          <mc:Choice Requires="wps">
            <w:drawing>
              <wp:anchor distT="45720" distB="45720" distL="114300" distR="114300" simplePos="0" relativeHeight="252279808" behindDoc="0" locked="0" layoutInCell="1" allowOverlap="1" wp14:anchorId="48DA9336" wp14:editId="044E55B0">
                <wp:simplePos x="0" y="0"/>
                <wp:positionH relativeFrom="column">
                  <wp:posOffset>2078528</wp:posOffset>
                </wp:positionH>
                <wp:positionV relativeFrom="paragraph">
                  <wp:posOffset>3538105</wp:posOffset>
                </wp:positionV>
                <wp:extent cx="4250690" cy="942109"/>
                <wp:effectExtent l="0" t="0" r="0" b="0"/>
                <wp:wrapNone/>
                <wp:docPr id="47" name="Caixa de Texto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0690" cy="942109"/>
                        </a:xfrm>
                        <a:prstGeom prst="rect">
                          <a:avLst/>
                        </a:prstGeom>
                        <a:noFill/>
                        <a:ln w="9525">
                          <a:noFill/>
                          <a:miter lim="800000"/>
                          <a:headEnd/>
                          <a:tailEnd/>
                        </a:ln>
                      </wps:spPr>
                      <wps:txbx>
                        <w:txbxContent>
                          <w:p w:rsidR="005635C4" w:rsidRDefault="00950CA7" w:rsidP="00950CA7">
                            <w:pPr>
                              <w:ind w:firstLine="0"/>
                              <w:jc w:val="center"/>
                              <w:rPr>
                                <w:rFonts w:ascii="Harrington" w:hAnsi="Harrington"/>
                                <w:color w:val="C00000"/>
                                <w:sz w:val="36"/>
                                <w:szCs w:val="36"/>
                                <w:u w:val="single"/>
                              </w:rPr>
                            </w:pPr>
                            <w:r>
                              <w:rPr>
                                <w:rFonts w:ascii="Harrington" w:hAnsi="Harrington"/>
                                <w:color w:val="C00000"/>
                                <w:sz w:val="36"/>
                                <w:szCs w:val="36"/>
                                <w:u w:val="single"/>
                              </w:rPr>
                              <w:t>Maria Augusta Gui</w:t>
                            </w:r>
                            <w:r w:rsidR="00A0721E">
                              <w:rPr>
                                <w:rFonts w:ascii="Harrington" w:hAnsi="Harrington"/>
                                <w:color w:val="C00000"/>
                                <w:sz w:val="36"/>
                                <w:szCs w:val="36"/>
                                <w:u w:val="single"/>
                              </w:rPr>
                              <w:t>m</w:t>
                            </w:r>
                            <w:r>
                              <w:rPr>
                                <w:rFonts w:ascii="Harrington" w:hAnsi="Harrington"/>
                                <w:color w:val="C00000"/>
                                <w:sz w:val="36"/>
                                <w:szCs w:val="36"/>
                                <w:u w:val="single"/>
                              </w:rPr>
                              <w:t>arães</w:t>
                            </w:r>
                          </w:p>
                          <w:p w:rsidR="00950CA7" w:rsidRPr="00B2118F" w:rsidRDefault="00950CA7" w:rsidP="00950CA7">
                            <w:pPr>
                              <w:ind w:firstLine="0"/>
                              <w:jc w:val="center"/>
                              <w:rPr>
                                <w:rFonts w:asciiTheme="majorHAnsi" w:hAnsiTheme="majorHAnsi"/>
                                <w:b/>
                                <w:color w:val="000000" w:themeColor="text1"/>
                                <w:sz w:val="28"/>
                                <w:szCs w:val="28"/>
                              </w:rPr>
                            </w:pPr>
                            <w:r>
                              <w:rPr>
                                <w:rFonts w:ascii="Harrington" w:hAnsi="Harrington"/>
                                <w:color w:val="C00000"/>
                                <w:sz w:val="36"/>
                                <w:szCs w:val="36"/>
                                <w:u w:val="single"/>
                              </w:rPr>
                              <w:t xml:space="preserve"> (</w:t>
                            </w:r>
                            <w:r w:rsidR="00825304">
                              <w:rPr>
                                <w:rFonts w:ascii="Harrington" w:hAnsi="Harrington"/>
                                <w:color w:val="C00000"/>
                                <w:sz w:val="36"/>
                                <w:szCs w:val="36"/>
                                <w:u w:val="single"/>
                              </w:rPr>
                              <w:t>Vó</w:t>
                            </w:r>
                            <w:r>
                              <w:rPr>
                                <w:rFonts w:ascii="Harrington" w:hAnsi="Harrington"/>
                                <w:color w:val="C00000"/>
                                <w:sz w:val="36"/>
                                <w:szCs w:val="36"/>
                                <w:u w:val="single"/>
                              </w:rPr>
                              <w:t xml:space="preserve"> Mica)</w:t>
                            </w:r>
                            <w:r w:rsidRPr="00B2118F">
                              <w:rPr>
                                <w:rFonts w:asciiTheme="majorHAnsi" w:hAnsiTheme="majorHAnsi"/>
                                <w:b/>
                                <w:color w:val="000000" w:themeColor="text1"/>
                                <w:sz w:val="28"/>
                                <w:szCs w:val="28"/>
                              </w:rPr>
                              <w:t xml:space="preserve"> </w:t>
                            </w:r>
                          </w:p>
                          <w:p w:rsidR="0028409A" w:rsidRPr="00B2118F" w:rsidRDefault="00950CA7" w:rsidP="00B2118F">
                            <w:pPr>
                              <w:ind w:firstLine="0"/>
                              <w:jc w:val="center"/>
                              <w:rPr>
                                <w:rFonts w:ascii="Harrington" w:hAnsi="Harrington"/>
                                <w:b/>
                                <w:color w:val="C00000"/>
                                <w:sz w:val="64"/>
                                <w:szCs w:val="64"/>
                              </w:rPr>
                            </w:pPr>
                            <w:r>
                              <w:rPr>
                                <w:rFonts w:asciiTheme="majorHAnsi" w:hAnsiTheme="majorHAnsi"/>
                                <w:b/>
                                <w:color w:val="000000" w:themeColor="text1"/>
                                <w:sz w:val="28"/>
                                <w:szCs w:val="28"/>
                              </w:rPr>
                              <w:t>Benzedeira</w:t>
                            </w:r>
                            <w:r w:rsidR="00357182">
                              <w:rPr>
                                <w:rFonts w:asciiTheme="majorHAnsi" w:hAnsiTheme="majorHAnsi"/>
                                <w:b/>
                                <w:color w:val="000000" w:themeColor="text1"/>
                                <w:sz w:val="28"/>
                                <w:szCs w:val="28"/>
                              </w:rPr>
                              <w:t xml:space="preserve"> e conselheira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DA9336" id="Caixa de Texto 47" o:spid="_x0000_s1071" type="#_x0000_t202" style="position:absolute;left:0;text-align:left;margin-left:163.65pt;margin-top:278.6pt;width:334.7pt;height:74.2pt;z-index:252279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" filled="f" stroked="f">
                <v:textbox>
                  <w:txbxContent>
                    <w:p w:rsidR="005635C4" w:rsidRDefault="00950CA7" w:rsidP="00950CA7">
                      <w:pPr>
                        <w:ind w:firstLine="0"/>
                        <w:jc w:val="center"/>
                        <w:rPr>
                          <w:rFonts w:ascii="Harrington" w:hAnsi="Harrington"/>
                          <w:color w:val="C00000"/>
                          <w:sz w:val="36"/>
                          <w:szCs w:val="36"/>
                          <w:u w:val="single"/>
                        </w:rPr>
                      </w:pPr>
                      <w:r>
                        <w:rPr>
                          <w:rFonts w:ascii="Harrington" w:hAnsi="Harrington"/>
                          <w:color w:val="C00000"/>
                          <w:sz w:val="36"/>
                          <w:szCs w:val="36"/>
                          <w:u w:val="single"/>
                        </w:rPr>
                        <w:t>Maria Augusta Gui</w:t>
                      </w:r>
                      <w:r w:rsidR="00A0721E">
                        <w:rPr>
                          <w:rFonts w:ascii="Harrington" w:hAnsi="Harrington"/>
                          <w:color w:val="C00000"/>
                          <w:sz w:val="36"/>
                          <w:szCs w:val="36"/>
                          <w:u w:val="single"/>
                        </w:rPr>
                        <w:t>m</w:t>
                      </w:r>
                      <w:r>
                        <w:rPr>
                          <w:rFonts w:ascii="Harrington" w:hAnsi="Harrington"/>
                          <w:color w:val="C00000"/>
                          <w:sz w:val="36"/>
                          <w:szCs w:val="36"/>
                          <w:u w:val="single"/>
                        </w:rPr>
                        <w:t>arães</w:t>
                      </w:r>
                    </w:p>
                    <w:p w:rsidR="00950CA7" w:rsidRPr="00B2118F" w:rsidRDefault="00950CA7" w:rsidP="00950CA7">
                      <w:pPr>
                        <w:ind w:firstLine="0"/>
                        <w:jc w:val="center"/>
                        <w:rPr>
                          <w:rFonts w:asciiTheme="majorHAnsi" w:hAnsiTheme="majorHAnsi"/>
                          <w:b/>
                          <w:color w:val="000000" w:themeColor="text1"/>
                          <w:sz w:val="28"/>
                          <w:szCs w:val="28"/>
                        </w:rPr>
                      </w:pPr>
                      <w:r>
                        <w:rPr>
                          <w:rFonts w:ascii="Harrington" w:hAnsi="Harrington"/>
                          <w:color w:val="C00000"/>
                          <w:sz w:val="36"/>
                          <w:szCs w:val="36"/>
                          <w:u w:val="single"/>
                        </w:rPr>
                        <w:t xml:space="preserve"> (</w:t>
                      </w:r>
                      <w:r w:rsidR="00825304">
                        <w:rPr>
                          <w:rFonts w:ascii="Harrington" w:hAnsi="Harrington"/>
                          <w:color w:val="C00000"/>
                          <w:sz w:val="36"/>
                          <w:szCs w:val="36"/>
                          <w:u w:val="single"/>
                        </w:rPr>
                        <w:t>Vó</w:t>
                      </w:r>
                      <w:r>
                        <w:rPr>
                          <w:rFonts w:ascii="Harrington" w:hAnsi="Harrington"/>
                          <w:color w:val="C00000"/>
                          <w:sz w:val="36"/>
                          <w:szCs w:val="36"/>
                          <w:u w:val="single"/>
                        </w:rPr>
                        <w:t xml:space="preserve"> Mica)</w:t>
                      </w:r>
                      <w:r w:rsidRPr="00B2118F">
                        <w:rPr>
                          <w:rFonts w:asciiTheme="majorHAnsi" w:hAnsiTheme="majorHAnsi"/>
                          <w:b/>
                          <w:color w:val="000000" w:themeColor="text1"/>
                          <w:sz w:val="28"/>
                          <w:szCs w:val="28"/>
                        </w:rPr>
                        <w:t xml:space="preserve"> </w:t>
                      </w:r>
                    </w:p>
                    <w:p w:rsidR="0028409A" w:rsidRPr="00B2118F" w:rsidRDefault="00950CA7" w:rsidP="00B2118F">
                      <w:pPr>
                        <w:ind w:firstLine="0"/>
                        <w:jc w:val="center"/>
                        <w:rPr>
                          <w:rFonts w:ascii="Harrington" w:hAnsi="Harrington"/>
                          <w:b/>
                          <w:color w:val="C00000"/>
                          <w:sz w:val="64"/>
                          <w:szCs w:val="64"/>
                        </w:rPr>
                      </w:pPr>
                      <w:r>
                        <w:rPr>
                          <w:rFonts w:asciiTheme="majorHAnsi" w:hAnsiTheme="majorHAnsi"/>
                          <w:b/>
                          <w:color w:val="000000" w:themeColor="text1"/>
                          <w:sz w:val="28"/>
                          <w:szCs w:val="28"/>
                        </w:rPr>
                        <w:t>Benzedeira</w:t>
                      </w:r>
                      <w:r w:rsidR="00357182">
                        <w:rPr>
                          <w:rFonts w:asciiTheme="majorHAnsi" w:hAnsiTheme="majorHAnsi"/>
                          <w:b/>
                          <w:color w:val="000000" w:themeColor="text1"/>
                          <w:sz w:val="28"/>
                          <w:szCs w:val="28"/>
                        </w:rPr>
                        <w:t xml:space="preserve"> e conselheira</w:t>
                      </w:r>
                    </w:p>
                  </w:txbxContent>
                </v:textbox>
              </v:shape>
            </w:pict>
          </mc:Fallback>
        </mc:AlternateContent>
      </w:r>
      <w:r w:rsidR="003D7D1E">
        <w:rPr>
          <w:noProof/>
          <w:lang w:eastAsia="pt-BR"/>
        </w:rPr>
        <mc:AlternateContent>
          <mc:Choice Requires="wps">
            <w:drawing>
              <wp:anchor distT="45720" distB="45720" distL="114300" distR="114300" simplePos="0" relativeHeight="252273664" behindDoc="0" locked="0" layoutInCell="1" allowOverlap="1" wp14:anchorId="4C39F6F6" wp14:editId="66C413C8">
                <wp:simplePos x="0" y="0"/>
                <wp:positionH relativeFrom="column">
                  <wp:posOffset>-706442</wp:posOffset>
                </wp:positionH>
                <wp:positionV relativeFrom="paragraph">
                  <wp:posOffset>223766</wp:posOffset>
                </wp:positionV>
                <wp:extent cx="3031954" cy="4742597"/>
                <wp:effectExtent l="0" t="0" r="0" b="1270"/>
                <wp:wrapNone/>
                <wp:docPr id="46" name="Caixa de Texto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1954" cy="4742597"/>
                        </a:xfrm>
                        <a:prstGeom prst="rect">
                          <a:avLst/>
                        </a:prstGeom>
                        <a:noFill/>
                        <a:ln w="9525">
                          <a:noFill/>
                          <a:miter lim="800000"/>
                          <a:headEnd/>
                          <a:tailEnd/>
                        </a:ln>
                      </wps:spPr>
                      <wps:txbx>
                        <w:txbxContent>
                          <w:p w:rsidR="0005105E" w:rsidRPr="00950CA7" w:rsidRDefault="0005105E" w:rsidP="00001515">
                            <w:pPr>
                              <w:jc w:val="center"/>
                              <w:rPr>
                                <w:rFonts w:asciiTheme="minorHAnsi" w:hAnsiTheme="minorHAnsi"/>
                                <w:sz w:val="20"/>
                                <w:szCs w:val="20"/>
                              </w:rPr>
                            </w:pPr>
                            <w:r w:rsidRPr="00950CA7">
                              <w:rPr>
                                <w:rFonts w:asciiTheme="minorHAnsi" w:hAnsiTheme="minorHAnsi"/>
                                <w:sz w:val="20"/>
                                <w:szCs w:val="20"/>
                              </w:rPr>
                              <w:t xml:space="preserve">A professora Jovelina Evangelista Marques Guimarães (Dona </w:t>
                            </w:r>
                            <w:proofErr w:type="spellStart"/>
                            <w:r w:rsidRPr="00950CA7">
                              <w:rPr>
                                <w:rFonts w:asciiTheme="minorHAnsi" w:hAnsiTheme="minorHAnsi"/>
                                <w:sz w:val="20"/>
                                <w:szCs w:val="20"/>
                              </w:rPr>
                              <w:t>Jove</w:t>
                            </w:r>
                            <w:proofErr w:type="spellEnd"/>
                            <w:r w:rsidRPr="00950CA7">
                              <w:rPr>
                                <w:rFonts w:asciiTheme="minorHAnsi" w:hAnsiTheme="minorHAnsi"/>
                                <w:sz w:val="20"/>
                                <w:szCs w:val="20"/>
                              </w:rPr>
                              <w:t xml:space="preserve">) era filha de Cândido Evangelista Marques Guimarães (Pai </w:t>
                            </w:r>
                            <w:proofErr w:type="spellStart"/>
                            <w:r w:rsidRPr="00950CA7">
                              <w:rPr>
                                <w:rFonts w:asciiTheme="minorHAnsi" w:hAnsiTheme="minorHAnsi"/>
                                <w:sz w:val="20"/>
                                <w:szCs w:val="20"/>
                              </w:rPr>
                              <w:t>Candu</w:t>
                            </w:r>
                            <w:proofErr w:type="spellEnd"/>
                            <w:r w:rsidRPr="00950CA7">
                              <w:rPr>
                                <w:rFonts w:asciiTheme="minorHAnsi" w:hAnsiTheme="minorHAnsi"/>
                                <w:sz w:val="20"/>
                                <w:szCs w:val="20"/>
                              </w:rPr>
                              <w:t xml:space="preserve">) e </w:t>
                            </w:r>
                            <w:proofErr w:type="spellStart"/>
                            <w:r w:rsidRPr="00950CA7">
                              <w:rPr>
                                <w:rFonts w:asciiTheme="minorHAnsi" w:hAnsiTheme="minorHAnsi"/>
                                <w:sz w:val="20"/>
                                <w:szCs w:val="20"/>
                              </w:rPr>
                              <w:t>Belarmina</w:t>
                            </w:r>
                            <w:proofErr w:type="spellEnd"/>
                            <w:r w:rsidRPr="00950CA7">
                              <w:rPr>
                                <w:rFonts w:asciiTheme="minorHAnsi" w:hAnsiTheme="minorHAnsi"/>
                                <w:sz w:val="20"/>
                                <w:szCs w:val="20"/>
                              </w:rPr>
                              <w:t xml:space="preserve"> Lopes Magalhães (Mãe Bela) e neta de João Evangelista Marques Guimarães e Maria Rodrigues de Oliveira Lima. Nasceu em Morro Vermelho em 1899 e foi batizada em 11 de novembro na Matriz de Nossa Senhora de Nazareth pelo padre João de Oliveira Lima, sendo padrinhos Pedro da Circuncisão Pinheiro e Clara Rodrigues Guimarães.</w:t>
                            </w:r>
                          </w:p>
                          <w:p w:rsidR="003D7D1E" w:rsidRDefault="0005105E" w:rsidP="00001515">
                            <w:pPr>
                              <w:jc w:val="center"/>
                              <w:rPr>
                                <w:rFonts w:asciiTheme="minorHAnsi" w:hAnsiTheme="minorHAnsi"/>
                                <w:sz w:val="20"/>
                                <w:szCs w:val="20"/>
                              </w:rPr>
                            </w:pPr>
                            <w:r w:rsidRPr="00950CA7">
                              <w:rPr>
                                <w:rFonts w:asciiTheme="minorHAnsi" w:hAnsiTheme="minorHAnsi"/>
                                <w:sz w:val="20"/>
                                <w:szCs w:val="20"/>
                              </w:rPr>
                              <w:t xml:space="preserve">Durante várias décadas, Dona </w:t>
                            </w:r>
                            <w:proofErr w:type="spellStart"/>
                            <w:r w:rsidRPr="00950CA7">
                              <w:rPr>
                                <w:rFonts w:asciiTheme="minorHAnsi" w:hAnsiTheme="minorHAnsi"/>
                                <w:sz w:val="20"/>
                                <w:szCs w:val="20"/>
                              </w:rPr>
                              <w:t>Jove</w:t>
                            </w:r>
                            <w:proofErr w:type="spellEnd"/>
                            <w:r w:rsidRPr="00950CA7">
                              <w:rPr>
                                <w:rFonts w:asciiTheme="minorHAnsi" w:hAnsiTheme="minorHAnsi"/>
                                <w:sz w:val="20"/>
                                <w:szCs w:val="20"/>
                              </w:rPr>
                              <w:t xml:space="preserve"> foi professora no Grupo Escolar de Morro Vermelho e ensinou as primeiras letras a centenas de moradores. Foi também auxiliar do Padre José Evangelista Marques Guimarães (Padre Nico), cuidando da administração da Matriz de Nossa Senhora de Nazareth. </w:t>
                            </w:r>
                          </w:p>
                          <w:p w:rsidR="0005105E" w:rsidRPr="00950CA7" w:rsidRDefault="0005105E" w:rsidP="00001515">
                            <w:pPr>
                              <w:jc w:val="center"/>
                              <w:rPr>
                                <w:rFonts w:asciiTheme="minorHAnsi" w:hAnsiTheme="minorHAnsi"/>
                                <w:sz w:val="20"/>
                                <w:szCs w:val="20"/>
                              </w:rPr>
                            </w:pPr>
                            <w:r w:rsidRPr="00950CA7">
                              <w:rPr>
                                <w:rFonts w:asciiTheme="minorHAnsi" w:hAnsiTheme="minorHAnsi"/>
                                <w:sz w:val="20"/>
                                <w:szCs w:val="20"/>
                              </w:rPr>
                              <w:t xml:space="preserve">Era solteira e criou dois sobrinhos. Tinha 15 irmãos: Clara Evangelista Marques (1880), Maria Evangelista Marques (1881), João Evangelista Marques (1984), Albertina Evangelista Marques (1885), José Evangelista Marques (1889), </w:t>
                            </w:r>
                            <w:proofErr w:type="spellStart"/>
                            <w:r w:rsidRPr="00950CA7">
                              <w:rPr>
                                <w:rFonts w:asciiTheme="minorHAnsi" w:hAnsiTheme="minorHAnsi"/>
                                <w:sz w:val="20"/>
                                <w:szCs w:val="20"/>
                              </w:rPr>
                              <w:t>Fleuripes</w:t>
                            </w:r>
                            <w:proofErr w:type="spellEnd"/>
                            <w:r w:rsidRPr="00950CA7">
                              <w:rPr>
                                <w:rFonts w:asciiTheme="minorHAnsi" w:hAnsiTheme="minorHAnsi"/>
                                <w:sz w:val="20"/>
                                <w:szCs w:val="20"/>
                              </w:rPr>
                              <w:t xml:space="preserve"> Evangelista Marques (1891), Maria Augusta Guimarães (Mica) (1892), Pedro Evangelista Marques (1894), Clodomiro Evangelista Marques Rodrigues (1895), Alice Evangelista Marques (1897), Carlindo Evangelista Marques (1898), Agenor Evangelista Marques (1902), Ivone Evangelista Marques (1904), Olinto Evangelista Marques (1906), Adelina Rodrigues Guimarães (1907).</w:t>
                            </w:r>
                          </w:p>
                          <w:p w:rsidR="0005105E" w:rsidRPr="00950CA7" w:rsidRDefault="0005105E" w:rsidP="00001515">
                            <w:pPr>
                              <w:ind w:firstLine="0"/>
                              <w:jc w:val="center"/>
                              <w:rPr>
                                <w:rFonts w:asciiTheme="minorHAnsi" w:hAnsiTheme="minorHAnsi"/>
                                <w:color w:val="C00000"/>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39F6F6" id="Caixa de Texto 46" o:spid="_x0000_s1072" type="#_x0000_t202" style="position:absolute;left:0;text-align:left;margin-left:-55.65pt;margin-top:17.6pt;width:238.75pt;height:373.45pt;z-index:252273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" filled="f" stroked="f">
                <v:textbox>
                  <w:txbxContent>
                    <w:p w:rsidR="0005105E" w:rsidRPr="00950CA7" w:rsidRDefault="0005105E" w:rsidP="00001515">
                      <w:pPr>
                        <w:jc w:val="center"/>
                        <w:rPr>
                          <w:rFonts w:asciiTheme="minorHAnsi" w:hAnsiTheme="minorHAnsi"/>
                          <w:sz w:val="20"/>
                          <w:szCs w:val="20"/>
                        </w:rPr>
                      </w:pPr>
                      <w:r w:rsidRPr="00950CA7">
                        <w:rPr>
                          <w:rFonts w:asciiTheme="minorHAnsi" w:hAnsiTheme="minorHAnsi"/>
                          <w:sz w:val="20"/>
                          <w:szCs w:val="20"/>
                        </w:rPr>
                        <w:t xml:space="preserve">A professora Jovelina Evangelista Marques Guimarães (Dona </w:t>
                      </w:r>
                      <w:proofErr w:type="spellStart"/>
                      <w:r w:rsidRPr="00950CA7">
                        <w:rPr>
                          <w:rFonts w:asciiTheme="minorHAnsi" w:hAnsiTheme="minorHAnsi"/>
                          <w:sz w:val="20"/>
                          <w:szCs w:val="20"/>
                        </w:rPr>
                        <w:t>Jove</w:t>
                      </w:r>
                      <w:proofErr w:type="spellEnd"/>
                      <w:r w:rsidRPr="00950CA7">
                        <w:rPr>
                          <w:rFonts w:asciiTheme="minorHAnsi" w:hAnsiTheme="minorHAnsi"/>
                          <w:sz w:val="20"/>
                          <w:szCs w:val="20"/>
                        </w:rPr>
                        <w:t xml:space="preserve">) era filha de Cândido Evangelista Marques Guimarães (Pai </w:t>
                      </w:r>
                      <w:proofErr w:type="spellStart"/>
                      <w:r w:rsidRPr="00950CA7">
                        <w:rPr>
                          <w:rFonts w:asciiTheme="minorHAnsi" w:hAnsiTheme="minorHAnsi"/>
                          <w:sz w:val="20"/>
                          <w:szCs w:val="20"/>
                        </w:rPr>
                        <w:t>Candu</w:t>
                      </w:r>
                      <w:proofErr w:type="spellEnd"/>
                      <w:r w:rsidRPr="00950CA7">
                        <w:rPr>
                          <w:rFonts w:asciiTheme="minorHAnsi" w:hAnsiTheme="minorHAnsi"/>
                          <w:sz w:val="20"/>
                          <w:szCs w:val="20"/>
                        </w:rPr>
                        <w:t xml:space="preserve">) e </w:t>
                      </w:r>
                      <w:proofErr w:type="spellStart"/>
                      <w:r w:rsidRPr="00950CA7">
                        <w:rPr>
                          <w:rFonts w:asciiTheme="minorHAnsi" w:hAnsiTheme="minorHAnsi"/>
                          <w:sz w:val="20"/>
                          <w:szCs w:val="20"/>
                        </w:rPr>
                        <w:t>Belarmina</w:t>
                      </w:r>
                      <w:proofErr w:type="spellEnd"/>
                      <w:r w:rsidRPr="00950CA7">
                        <w:rPr>
                          <w:rFonts w:asciiTheme="minorHAnsi" w:hAnsiTheme="minorHAnsi"/>
                          <w:sz w:val="20"/>
                          <w:szCs w:val="20"/>
                        </w:rPr>
                        <w:t xml:space="preserve"> Lopes Magalhães (Mãe Bela) e neta de João Evangelista Marques Guimarães e Maria Rodrigues de Oliveira Lima. Nasceu em Morro Vermelho em 1899 e foi batizada em 11 de novembro na Matriz de Nossa Senhora de Nazareth pelo padre João de Oliveira Lima, sendo padrinhos Pedro da Circuncisão Pinheiro e Clara Rodrigues Guimarães.</w:t>
                      </w:r>
                    </w:p>
                    <w:p w:rsidR="003D7D1E" w:rsidRDefault="0005105E" w:rsidP="00001515">
                      <w:pPr>
                        <w:jc w:val="center"/>
                        <w:rPr>
                          <w:rFonts w:asciiTheme="minorHAnsi" w:hAnsiTheme="minorHAnsi"/>
                          <w:sz w:val="20"/>
                          <w:szCs w:val="20"/>
                        </w:rPr>
                      </w:pPr>
                      <w:r w:rsidRPr="00950CA7">
                        <w:rPr>
                          <w:rFonts w:asciiTheme="minorHAnsi" w:hAnsiTheme="minorHAnsi"/>
                          <w:sz w:val="20"/>
                          <w:szCs w:val="20"/>
                        </w:rPr>
                        <w:t xml:space="preserve">Durante várias décadas, Dona </w:t>
                      </w:r>
                      <w:proofErr w:type="spellStart"/>
                      <w:r w:rsidRPr="00950CA7">
                        <w:rPr>
                          <w:rFonts w:asciiTheme="minorHAnsi" w:hAnsiTheme="minorHAnsi"/>
                          <w:sz w:val="20"/>
                          <w:szCs w:val="20"/>
                        </w:rPr>
                        <w:t>Jove</w:t>
                      </w:r>
                      <w:proofErr w:type="spellEnd"/>
                      <w:r w:rsidRPr="00950CA7">
                        <w:rPr>
                          <w:rFonts w:asciiTheme="minorHAnsi" w:hAnsiTheme="minorHAnsi"/>
                          <w:sz w:val="20"/>
                          <w:szCs w:val="20"/>
                        </w:rPr>
                        <w:t xml:space="preserve"> foi professora no Grupo Escolar de Morro Vermelho e ensinou as primeiras letras a centenas de moradores. Foi também auxiliar do Padre José Evangelista Marques Guimarães (Padre Nico), cuidando da administração da Matriz de Nossa Senhora de Nazareth. </w:t>
                      </w:r>
                    </w:p>
                    <w:p w:rsidR="0005105E" w:rsidRPr="00950CA7" w:rsidRDefault="0005105E" w:rsidP="00001515">
                      <w:pPr>
                        <w:jc w:val="center"/>
                        <w:rPr>
                          <w:rFonts w:asciiTheme="minorHAnsi" w:hAnsiTheme="minorHAnsi"/>
                          <w:sz w:val="20"/>
                          <w:szCs w:val="20"/>
                        </w:rPr>
                      </w:pPr>
                      <w:r w:rsidRPr="00950CA7">
                        <w:rPr>
                          <w:rFonts w:asciiTheme="minorHAnsi" w:hAnsiTheme="minorHAnsi"/>
                          <w:sz w:val="20"/>
                          <w:szCs w:val="20"/>
                        </w:rPr>
                        <w:t xml:space="preserve">Era solteira e criou dois sobrinhos. Tinha 15 irmãos: Clara Evangelista Marques (1880), Maria Evangelista Marques (1881), João Evangelista Marques (1984), Albertina Evangelista Marques (1885), José Evangelista Marques (1889), </w:t>
                      </w:r>
                      <w:proofErr w:type="spellStart"/>
                      <w:r w:rsidRPr="00950CA7">
                        <w:rPr>
                          <w:rFonts w:asciiTheme="minorHAnsi" w:hAnsiTheme="minorHAnsi"/>
                          <w:sz w:val="20"/>
                          <w:szCs w:val="20"/>
                        </w:rPr>
                        <w:t>Fleuripes</w:t>
                      </w:r>
                      <w:proofErr w:type="spellEnd"/>
                      <w:r w:rsidRPr="00950CA7">
                        <w:rPr>
                          <w:rFonts w:asciiTheme="minorHAnsi" w:hAnsiTheme="minorHAnsi"/>
                          <w:sz w:val="20"/>
                          <w:szCs w:val="20"/>
                        </w:rPr>
                        <w:t xml:space="preserve"> Evangelista Marques (1891), Maria Augusta Guimarães (Mica) (1892), Pedro Evangelista Marques (1894), Clodomiro Evangelista Marques Rodrigues (1895), Alice Evangelista Marques (1897), Carlindo Evangelista Marques (1898), Agenor Evangelista Marques (1902), Ivone Evangelista Marques (1904), Olinto Evangelista Marques (1906), Adelina Rodrigues Guimarães (1907).</w:t>
                      </w:r>
                    </w:p>
                    <w:p w:rsidR="0005105E" w:rsidRPr="00950CA7" w:rsidRDefault="0005105E" w:rsidP="00001515">
                      <w:pPr>
                        <w:ind w:firstLine="0"/>
                        <w:jc w:val="center"/>
                        <w:rPr>
                          <w:rFonts w:asciiTheme="minorHAnsi" w:hAnsiTheme="minorHAnsi"/>
                          <w:color w:val="C00000"/>
                          <w:sz w:val="20"/>
                          <w:szCs w:val="20"/>
                        </w:rPr>
                      </w:pPr>
                    </w:p>
                  </w:txbxContent>
                </v:textbox>
              </v:shape>
            </w:pict>
          </mc:Fallback>
        </mc:AlternateContent>
      </w:r>
      <w:r w:rsidR="00001515">
        <w:rPr>
          <w:noProof/>
          <w:lang w:eastAsia="pt-BR"/>
        </w:rPr>
        <mc:AlternateContent>
          <mc:Choice Requires="wps">
            <w:drawing>
              <wp:anchor distT="45720" distB="45720" distL="114300" distR="114300" simplePos="0" relativeHeight="252267520" behindDoc="0" locked="0" layoutInCell="1" allowOverlap="1" wp14:anchorId="0B37C663" wp14:editId="75C27890">
                <wp:simplePos x="0" y="0"/>
                <wp:positionH relativeFrom="column">
                  <wp:posOffset>2608326</wp:posOffset>
                </wp:positionH>
                <wp:positionV relativeFrom="paragraph">
                  <wp:posOffset>189738</wp:posOffset>
                </wp:positionV>
                <wp:extent cx="4900676" cy="3192907"/>
                <wp:effectExtent l="0" t="0" r="0" b="0"/>
                <wp:wrapNone/>
                <wp:docPr id="43" name="Caixa de Texto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0676" cy="3192907"/>
                        </a:xfrm>
                        <a:prstGeom prst="rect">
                          <a:avLst/>
                        </a:prstGeom>
                        <a:noFill/>
                        <a:ln w="9525">
                          <a:noFill/>
                          <a:miter lim="800000"/>
                          <a:headEnd/>
                          <a:tailEnd/>
                        </a:ln>
                      </wps:spPr>
                      <wps:txbx>
                        <w:txbxContent>
                          <w:p w:rsidR="008C3003" w:rsidRDefault="009A4D50" w:rsidP="00E57726">
                            <w:pPr>
                              <w:jc w:val="right"/>
                              <w:rPr>
                                <w:rFonts w:asciiTheme="minorHAnsi" w:hAnsiTheme="minorHAnsi"/>
                                <w:sz w:val="20"/>
                                <w:szCs w:val="20"/>
                              </w:rPr>
                            </w:pPr>
                            <w:r w:rsidRPr="009A4D50">
                              <w:rPr>
                                <w:rFonts w:asciiTheme="minorHAnsi" w:hAnsiTheme="minorHAnsi"/>
                                <w:sz w:val="20"/>
                                <w:szCs w:val="20"/>
                              </w:rPr>
                              <w:t>Padre José Evangelista Marques Guimarães (Padre Nico</w:t>
                            </w:r>
                            <w:r w:rsidR="00B2118F">
                              <w:rPr>
                                <w:rFonts w:asciiTheme="minorHAnsi" w:hAnsiTheme="minorHAnsi"/>
                                <w:sz w:val="20"/>
                                <w:szCs w:val="20"/>
                              </w:rPr>
                              <w:t>)</w:t>
                            </w:r>
                            <w:r w:rsidRPr="009A4D50">
                              <w:rPr>
                                <w:rFonts w:asciiTheme="minorHAnsi" w:hAnsiTheme="minorHAnsi"/>
                                <w:sz w:val="20"/>
                                <w:szCs w:val="20"/>
                              </w:rPr>
                              <w:t xml:space="preserve"> era filho do professor Antônio Evangelista Marques Guimarães e Elisa Carolina de Jesus Guimarães e neto do professor João Evangelista Marques Guimarães e Maria Rodrigues de Oliveira Lima. Nasceu em Morro Vermelho em 1887. Estudou no Seminário Arquidiocesano de Mariana. Foi vigário da paróquia de Pompeu, Minas Gerais</w:t>
                            </w:r>
                            <w:r w:rsidR="00B2118F">
                              <w:rPr>
                                <w:rFonts w:asciiTheme="minorHAnsi" w:hAnsiTheme="minorHAnsi"/>
                                <w:sz w:val="20"/>
                                <w:szCs w:val="20"/>
                              </w:rPr>
                              <w:t>,</w:t>
                            </w:r>
                            <w:r w:rsidRPr="009A4D50">
                              <w:rPr>
                                <w:rFonts w:asciiTheme="minorHAnsi" w:hAnsiTheme="minorHAnsi"/>
                                <w:sz w:val="20"/>
                                <w:szCs w:val="20"/>
                              </w:rPr>
                              <w:t xml:space="preserve"> e assumiu em 1911 a Paróquia de Nossa Senhora de Nazareth de Morro Vermelho, onde ficou até falecer, em 1961. </w:t>
                            </w:r>
                          </w:p>
                          <w:p w:rsidR="009A4D50" w:rsidRDefault="009A4D50" w:rsidP="00E57726">
                            <w:pPr>
                              <w:jc w:val="right"/>
                              <w:rPr>
                                <w:rFonts w:asciiTheme="minorHAnsi" w:hAnsiTheme="minorHAnsi"/>
                                <w:sz w:val="20"/>
                                <w:szCs w:val="20"/>
                              </w:rPr>
                            </w:pPr>
                            <w:r w:rsidRPr="009A4D50">
                              <w:rPr>
                                <w:rFonts w:asciiTheme="minorHAnsi" w:hAnsiTheme="minorHAnsi"/>
                                <w:sz w:val="20"/>
                                <w:szCs w:val="20"/>
                              </w:rPr>
                              <w:t>Tinha oito irmãos</w:t>
                            </w:r>
                            <w:r w:rsidRPr="009A4D50">
                              <w:rPr>
                                <w:rFonts w:asciiTheme="minorHAnsi" w:eastAsia="Arial" w:hAnsiTheme="minorHAnsi"/>
                                <w:b/>
                                <w:sz w:val="20"/>
                                <w:szCs w:val="20"/>
                              </w:rPr>
                              <w:t>:</w:t>
                            </w:r>
                            <w:r w:rsidRPr="009A4D50">
                              <w:rPr>
                                <w:rFonts w:asciiTheme="minorHAnsi" w:eastAsia="Arial" w:hAnsiTheme="minorHAnsi"/>
                                <w:sz w:val="20"/>
                                <w:szCs w:val="20"/>
                              </w:rPr>
                              <w:t xml:space="preserve"> </w:t>
                            </w:r>
                            <w:r w:rsidRPr="009A4D50">
                              <w:rPr>
                                <w:rFonts w:asciiTheme="minorHAnsi" w:hAnsiTheme="minorHAnsi"/>
                                <w:sz w:val="20"/>
                                <w:szCs w:val="20"/>
                              </w:rPr>
                              <w:t xml:space="preserve">Padre João Evangelista Marques Guimarães (1889), Padre Pedro Evangelista Marques Guimarães (1891), Maria Evangelista Marques Guimarães (Nhá) (1893), Padre Benjamim Evangelista Marques Guimarães (1898), Padre Alberto Evangelista Marques Guimarães (1901), Padre </w:t>
                            </w:r>
                            <w:proofErr w:type="spellStart"/>
                            <w:r w:rsidRPr="009A4D50">
                              <w:rPr>
                                <w:rFonts w:asciiTheme="minorHAnsi" w:hAnsiTheme="minorHAnsi"/>
                                <w:sz w:val="20"/>
                                <w:szCs w:val="20"/>
                              </w:rPr>
                              <w:t>Ephraim</w:t>
                            </w:r>
                            <w:proofErr w:type="spellEnd"/>
                            <w:r w:rsidRPr="009A4D50">
                              <w:rPr>
                                <w:rFonts w:asciiTheme="minorHAnsi" w:hAnsiTheme="minorHAnsi"/>
                                <w:sz w:val="20"/>
                                <w:szCs w:val="20"/>
                              </w:rPr>
                              <w:t xml:space="preserve"> Evangelista Marques Guimarães (1903), Cecília Carolina Guimarães (1905) e Aurora Maria Guimarães (1909).</w:t>
                            </w:r>
                          </w:p>
                          <w:p w:rsidR="00B2118F" w:rsidRDefault="00B2118F" w:rsidP="00E57726">
                            <w:pPr>
                              <w:jc w:val="right"/>
                              <w:rPr>
                                <w:rFonts w:asciiTheme="minorHAnsi" w:hAnsiTheme="minorHAnsi"/>
                                <w:sz w:val="20"/>
                                <w:szCs w:val="20"/>
                              </w:rPr>
                            </w:pPr>
                            <w:r>
                              <w:rPr>
                                <w:rFonts w:asciiTheme="minorHAnsi" w:hAnsiTheme="minorHAnsi"/>
                                <w:sz w:val="20"/>
                                <w:szCs w:val="20"/>
                              </w:rPr>
                              <w:t xml:space="preserve">Além das celebrações e festas na Matriz de Nossa Senhora de Nazareth, padre Nico era responsável pelas capelas nas comunidades dos povoados do </w:t>
                            </w:r>
                            <w:proofErr w:type="spellStart"/>
                            <w:r>
                              <w:rPr>
                                <w:rFonts w:asciiTheme="minorHAnsi" w:hAnsiTheme="minorHAnsi"/>
                                <w:sz w:val="20"/>
                                <w:szCs w:val="20"/>
                              </w:rPr>
                              <w:t>Cutão</w:t>
                            </w:r>
                            <w:proofErr w:type="spellEnd"/>
                            <w:r>
                              <w:rPr>
                                <w:rFonts w:asciiTheme="minorHAnsi" w:hAnsiTheme="minorHAnsi"/>
                                <w:sz w:val="20"/>
                                <w:szCs w:val="20"/>
                              </w:rPr>
                              <w:t xml:space="preserve">, Ribeirão, </w:t>
                            </w:r>
                            <w:proofErr w:type="spellStart"/>
                            <w:r>
                              <w:rPr>
                                <w:rFonts w:asciiTheme="minorHAnsi" w:hAnsiTheme="minorHAnsi"/>
                                <w:sz w:val="20"/>
                                <w:szCs w:val="20"/>
                              </w:rPr>
                              <w:t>Maquiné</w:t>
                            </w:r>
                            <w:proofErr w:type="spellEnd"/>
                            <w:r>
                              <w:rPr>
                                <w:rFonts w:asciiTheme="minorHAnsi" w:hAnsiTheme="minorHAnsi"/>
                                <w:sz w:val="20"/>
                                <w:szCs w:val="20"/>
                              </w:rPr>
                              <w:t xml:space="preserve"> e Viracopos, onde celebrava missas semanalmente, além de batizados, casamentos e outros sacramentos.</w:t>
                            </w:r>
                          </w:p>
                          <w:p w:rsidR="008C3003" w:rsidRPr="009A4D50" w:rsidRDefault="008C3003" w:rsidP="00E57726">
                            <w:pPr>
                              <w:jc w:val="right"/>
                              <w:rPr>
                                <w:rFonts w:asciiTheme="minorHAnsi" w:hAnsiTheme="minorHAnsi"/>
                                <w:sz w:val="20"/>
                                <w:szCs w:val="20"/>
                              </w:rPr>
                            </w:pPr>
                            <w:r>
                              <w:rPr>
                                <w:rFonts w:asciiTheme="minorHAnsi" w:hAnsiTheme="minorHAnsi"/>
                                <w:sz w:val="20"/>
                                <w:szCs w:val="20"/>
                              </w:rPr>
                              <w:t>Mantinha diálogo permanente com os moradores da sede e da zona rural de Morro Vermelho</w:t>
                            </w:r>
                            <w:r w:rsidR="003D7D1E">
                              <w:rPr>
                                <w:rFonts w:asciiTheme="minorHAnsi" w:hAnsiTheme="minorHAnsi"/>
                                <w:sz w:val="20"/>
                                <w:szCs w:val="20"/>
                              </w:rPr>
                              <w:t>, que conhecia um por um pelo nome,</w:t>
                            </w:r>
                            <w:r>
                              <w:rPr>
                                <w:rFonts w:asciiTheme="minorHAnsi" w:hAnsiTheme="minorHAnsi"/>
                                <w:sz w:val="20"/>
                                <w:szCs w:val="20"/>
                              </w:rPr>
                              <w:t xml:space="preserve"> e granjeava a amizade de todos. O povo nunca permitiu sua transferência para outras paróquias, apesar da insistência de várias cidades. </w:t>
                            </w:r>
                            <w:r w:rsidRPr="009A4D50">
                              <w:rPr>
                                <w:rFonts w:asciiTheme="minorHAnsi" w:hAnsiTheme="minorHAnsi"/>
                                <w:sz w:val="20"/>
                                <w:szCs w:val="20"/>
                              </w:rPr>
                              <w:t xml:space="preserve">Hoje dá nome à Rua de Baixo de Morro Vermelho. </w:t>
                            </w:r>
                          </w:p>
                          <w:p w:rsidR="008C3003" w:rsidRPr="009A4D50" w:rsidRDefault="008C3003" w:rsidP="00E57726">
                            <w:pPr>
                              <w:jc w:val="right"/>
                              <w:rPr>
                                <w:rFonts w:asciiTheme="minorHAnsi" w:hAnsiTheme="minorHAnsi"/>
                                <w:color w:val="000000" w:themeColor="text1"/>
                                <w:sz w:val="20"/>
                                <w:szCs w:val="20"/>
                              </w:rPr>
                            </w:pPr>
                          </w:p>
                          <w:p w:rsidR="002919F2" w:rsidRPr="009A4D50" w:rsidRDefault="002919F2" w:rsidP="00051AF9">
                            <w:pPr>
                              <w:ind w:firstLine="0"/>
                              <w:jc w:val="center"/>
                              <w:rPr>
                                <w:rFonts w:asciiTheme="minorHAnsi" w:hAnsiTheme="minorHAnsi"/>
                                <w:color w:val="C00000"/>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37C663" id="Caixa de Texto 43" o:spid="_x0000_s1073" type="#_x0000_t202" style="position:absolute;left:0;text-align:left;margin-left:205.4pt;margin-top:14.95pt;width:385.9pt;height:251.4pt;z-index:252267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" filled="f" stroked="f">
                <v:textbox>
                  <w:txbxContent>
                    <w:p w:rsidR="008C3003" w:rsidRDefault="009A4D50" w:rsidP="00E57726">
                      <w:pPr>
                        <w:jc w:val="right"/>
                        <w:rPr>
                          <w:rFonts w:asciiTheme="minorHAnsi" w:hAnsiTheme="minorHAnsi"/>
                          <w:sz w:val="20"/>
                          <w:szCs w:val="20"/>
                        </w:rPr>
                      </w:pPr>
                      <w:r w:rsidRPr="009A4D50">
                        <w:rPr>
                          <w:rFonts w:asciiTheme="minorHAnsi" w:hAnsiTheme="minorHAnsi"/>
                          <w:sz w:val="20"/>
                          <w:szCs w:val="20"/>
                        </w:rPr>
                        <w:t>Padre José Evangelista Marques Guimarães (Padre Nico</w:t>
                      </w:r>
                      <w:r w:rsidR="00B2118F">
                        <w:rPr>
                          <w:rFonts w:asciiTheme="minorHAnsi" w:hAnsiTheme="minorHAnsi"/>
                          <w:sz w:val="20"/>
                          <w:szCs w:val="20"/>
                        </w:rPr>
                        <w:t>)</w:t>
                      </w:r>
                      <w:r w:rsidRPr="009A4D50">
                        <w:rPr>
                          <w:rFonts w:asciiTheme="minorHAnsi" w:hAnsiTheme="minorHAnsi"/>
                          <w:sz w:val="20"/>
                          <w:szCs w:val="20"/>
                        </w:rPr>
                        <w:t xml:space="preserve"> era filho do professor Antônio Evangelista Marques Guimarães e Elisa Carolina de Jesus Guimarães e neto do professor João Evangelista Marques Guimarães e Maria Rodrigues de Oliveira Lima. Nasceu em Morro Vermelho em 1887. Estudou no Seminário Arquidiocesano de Mariana. Foi vigário da paróquia de Pompeu, Minas Gerais</w:t>
                      </w:r>
                      <w:r w:rsidR="00B2118F">
                        <w:rPr>
                          <w:rFonts w:asciiTheme="minorHAnsi" w:hAnsiTheme="minorHAnsi"/>
                          <w:sz w:val="20"/>
                          <w:szCs w:val="20"/>
                        </w:rPr>
                        <w:t>,</w:t>
                      </w:r>
                      <w:r w:rsidRPr="009A4D50">
                        <w:rPr>
                          <w:rFonts w:asciiTheme="minorHAnsi" w:hAnsiTheme="minorHAnsi"/>
                          <w:sz w:val="20"/>
                          <w:szCs w:val="20"/>
                        </w:rPr>
                        <w:t xml:space="preserve"> e assumiu em 1911 a Paróquia de Nossa Senhora de Nazareth de Morro Vermelho, onde ficou até falecer, em 1961. </w:t>
                      </w:r>
                    </w:p>
                    <w:p w:rsidR="009A4D50" w:rsidRDefault="009A4D50" w:rsidP="00E57726">
                      <w:pPr>
                        <w:jc w:val="right"/>
                        <w:rPr>
                          <w:rFonts w:asciiTheme="minorHAnsi" w:hAnsiTheme="minorHAnsi"/>
                          <w:sz w:val="20"/>
                          <w:szCs w:val="20"/>
                        </w:rPr>
                      </w:pPr>
                      <w:r w:rsidRPr="009A4D50">
                        <w:rPr>
                          <w:rFonts w:asciiTheme="minorHAnsi" w:hAnsiTheme="minorHAnsi"/>
                          <w:sz w:val="20"/>
                          <w:szCs w:val="20"/>
                        </w:rPr>
                        <w:t>Tinha oito irmãos</w:t>
                      </w:r>
                      <w:r w:rsidRPr="009A4D50">
                        <w:rPr>
                          <w:rFonts w:asciiTheme="minorHAnsi" w:eastAsia="Arial" w:hAnsiTheme="minorHAnsi"/>
                          <w:b/>
                          <w:sz w:val="20"/>
                          <w:szCs w:val="20"/>
                        </w:rPr>
                        <w:t>:</w:t>
                      </w:r>
                      <w:r w:rsidRPr="009A4D50">
                        <w:rPr>
                          <w:rFonts w:asciiTheme="minorHAnsi" w:eastAsia="Arial" w:hAnsiTheme="minorHAnsi"/>
                          <w:sz w:val="20"/>
                          <w:szCs w:val="20"/>
                        </w:rPr>
                        <w:t xml:space="preserve"> </w:t>
                      </w:r>
                      <w:r w:rsidRPr="009A4D50">
                        <w:rPr>
                          <w:rFonts w:asciiTheme="minorHAnsi" w:hAnsiTheme="minorHAnsi"/>
                          <w:sz w:val="20"/>
                          <w:szCs w:val="20"/>
                        </w:rPr>
                        <w:t xml:space="preserve">Padre João Evangelista Marques Guimarães (1889), Padre Pedro Evangelista Marques Guimarães (1891), Maria Evangelista Marques Guimarães (Nhá) (1893), Padre Benjamim Evangelista Marques Guimarães (1898), Padre Alberto Evangelista Marques Guimarães (1901), Padre </w:t>
                      </w:r>
                      <w:proofErr w:type="spellStart"/>
                      <w:r w:rsidRPr="009A4D50">
                        <w:rPr>
                          <w:rFonts w:asciiTheme="minorHAnsi" w:hAnsiTheme="minorHAnsi"/>
                          <w:sz w:val="20"/>
                          <w:szCs w:val="20"/>
                        </w:rPr>
                        <w:t>Ephraim</w:t>
                      </w:r>
                      <w:proofErr w:type="spellEnd"/>
                      <w:r w:rsidRPr="009A4D50">
                        <w:rPr>
                          <w:rFonts w:asciiTheme="minorHAnsi" w:hAnsiTheme="minorHAnsi"/>
                          <w:sz w:val="20"/>
                          <w:szCs w:val="20"/>
                        </w:rPr>
                        <w:t xml:space="preserve"> Evangelista Marques Guimarães (1903), Cecília Carolina Guimarães (1905) e Aurora Maria Guimarães (1909).</w:t>
                      </w:r>
                    </w:p>
                    <w:p w:rsidR="00B2118F" w:rsidRDefault="00B2118F" w:rsidP="00E57726">
                      <w:pPr>
                        <w:jc w:val="right"/>
                        <w:rPr>
                          <w:rFonts w:asciiTheme="minorHAnsi" w:hAnsiTheme="minorHAnsi"/>
                          <w:sz w:val="20"/>
                          <w:szCs w:val="20"/>
                        </w:rPr>
                      </w:pPr>
                      <w:r>
                        <w:rPr>
                          <w:rFonts w:asciiTheme="minorHAnsi" w:hAnsiTheme="minorHAnsi"/>
                          <w:sz w:val="20"/>
                          <w:szCs w:val="20"/>
                        </w:rPr>
                        <w:t xml:space="preserve">Além das celebrações e festas na Matriz de Nossa Senhora de Nazareth, padre Nico era responsável pelas capelas nas comunidades dos povoados do </w:t>
                      </w:r>
                      <w:proofErr w:type="spellStart"/>
                      <w:r>
                        <w:rPr>
                          <w:rFonts w:asciiTheme="minorHAnsi" w:hAnsiTheme="minorHAnsi"/>
                          <w:sz w:val="20"/>
                          <w:szCs w:val="20"/>
                        </w:rPr>
                        <w:t>Cutão</w:t>
                      </w:r>
                      <w:proofErr w:type="spellEnd"/>
                      <w:r>
                        <w:rPr>
                          <w:rFonts w:asciiTheme="minorHAnsi" w:hAnsiTheme="minorHAnsi"/>
                          <w:sz w:val="20"/>
                          <w:szCs w:val="20"/>
                        </w:rPr>
                        <w:t xml:space="preserve">, Ribeirão, </w:t>
                      </w:r>
                      <w:proofErr w:type="spellStart"/>
                      <w:r>
                        <w:rPr>
                          <w:rFonts w:asciiTheme="minorHAnsi" w:hAnsiTheme="minorHAnsi"/>
                          <w:sz w:val="20"/>
                          <w:szCs w:val="20"/>
                        </w:rPr>
                        <w:t>Maquiné</w:t>
                      </w:r>
                      <w:proofErr w:type="spellEnd"/>
                      <w:r>
                        <w:rPr>
                          <w:rFonts w:asciiTheme="minorHAnsi" w:hAnsiTheme="minorHAnsi"/>
                          <w:sz w:val="20"/>
                          <w:szCs w:val="20"/>
                        </w:rPr>
                        <w:t xml:space="preserve"> e Viracopos, onde celebrava missas semanalmente, além de batizados, casamentos e outros sacramentos.</w:t>
                      </w:r>
                    </w:p>
                    <w:p w:rsidR="008C3003" w:rsidRPr="009A4D50" w:rsidRDefault="008C3003" w:rsidP="00E57726">
                      <w:pPr>
                        <w:jc w:val="right"/>
                        <w:rPr>
                          <w:rFonts w:asciiTheme="minorHAnsi" w:hAnsiTheme="minorHAnsi"/>
                          <w:sz w:val="20"/>
                          <w:szCs w:val="20"/>
                        </w:rPr>
                      </w:pPr>
                      <w:r>
                        <w:rPr>
                          <w:rFonts w:asciiTheme="minorHAnsi" w:hAnsiTheme="minorHAnsi"/>
                          <w:sz w:val="20"/>
                          <w:szCs w:val="20"/>
                        </w:rPr>
                        <w:t>Mantinha diálogo permanente com os moradores da sede e da zona rural de Morro Vermelho</w:t>
                      </w:r>
                      <w:r w:rsidR="003D7D1E">
                        <w:rPr>
                          <w:rFonts w:asciiTheme="minorHAnsi" w:hAnsiTheme="minorHAnsi"/>
                          <w:sz w:val="20"/>
                          <w:szCs w:val="20"/>
                        </w:rPr>
                        <w:t>, que conhecia um por um pelo nome,</w:t>
                      </w:r>
                      <w:r>
                        <w:rPr>
                          <w:rFonts w:asciiTheme="minorHAnsi" w:hAnsiTheme="minorHAnsi"/>
                          <w:sz w:val="20"/>
                          <w:szCs w:val="20"/>
                        </w:rPr>
                        <w:t xml:space="preserve"> e granjeava a amizade de todos. O povo nunca permitiu sua transferência para outras paróquias, apesar da insistência de várias cidades. </w:t>
                      </w:r>
                      <w:r w:rsidRPr="009A4D50">
                        <w:rPr>
                          <w:rFonts w:asciiTheme="minorHAnsi" w:hAnsiTheme="minorHAnsi"/>
                          <w:sz w:val="20"/>
                          <w:szCs w:val="20"/>
                        </w:rPr>
                        <w:t xml:space="preserve">Hoje dá nome à Rua de Baixo de Morro Vermelho. </w:t>
                      </w:r>
                    </w:p>
                    <w:p w:rsidR="008C3003" w:rsidRPr="009A4D50" w:rsidRDefault="008C3003" w:rsidP="00E57726">
                      <w:pPr>
                        <w:jc w:val="right"/>
                        <w:rPr>
                          <w:rFonts w:asciiTheme="minorHAnsi" w:hAnsiTheme="minorHAnsi"/>
                          <w:color w:val="000000" w:themeColor="text1"/>
                          <w:sz w:val="20"/>
                          <w:szCs w:val="20"/>
                        </w:rPr>
                      </w:pPr>
                    </w:p>
                    <w:p w:rsidR="002919F2" w:rsidRPr="009A4D50" w:rsidRDefault="002919F2" w:rsidP="00051AF9">
                      <w:pPr>
                        <w:ind w:firstLine="0"/>
                        <w:jc w:val="center"/>
                        <w:rPr>
                          <w:rFonts w:asciiTheme="minorHAnsi" w:hAnsiTheme="minorHAnsi"/>
                          <w:color w:val="C00000"/>
                          <w:sz w:val="20"/>
                          <w:szCs w:val="20"/>
                        </w:rPr>
                      </w:pPr>
                    </w:p>
                  </w:txbxContent>
                </v:textbox>
              </v:shape>
            </w:pict>
          </mc:Fallback>
        </mc:AlternateContent>
      </w:r>
      <w:r w:rsidR="00950A3C">
        <w:rPr>
          <w:noProof/>
          <w:lang w:eastAsia="pt-BR"/>
        </w:rPr>
        <mc:AlternateContent>
          <mc:Choice Requires="wps">
            <w:drawing>
              <wp:anchor distT="45720" distB="45720" distL="114300" distR="114300" simplePos="0" relativeHeight="252292096" behindDoc="0" locked="0" layoutInCell="1" allowOverlap="1" wp14:anchorId="17B4E1CA" wp14:editId="1146BB55">
                <wp:simplePos x="0" y="0"/>
                <wp:positionH relativeFrom="column">
                  <wp:posOffset>-672466</wp:posOffset>
                </wp:positionH>
                <wp:positionV relativeFrom="paragraph">
                  <wp:posOffset>4772025</wp:posOffset>
                </wp:positionV>
                <wp:extent cx="2921635" cy="1143000"/>
                <wp:effectExtent l="0" t="0" r="0" b="0"/>
                <wp:wrapNone/>
                <wp:docPr id="53" name="Caixa de Texto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635" cy="1143000"/>
                        </a:xfrm>
                        <a:prstGeom prst="rect">
                          <a:avLst/>
                        </a:prstGeom>
                        <a:noFill/>
                        <a:ln w="9525">
                          <a:noFill/>
                          <a:miter lim="800000"/>
                          <a:headEnd/>
                          <a:tailEnd/>
                        </a:ln>
                      </wps:spPr>
                      <wps:txbx>
                        <w:txbxContent>
                          <w:p w:rsidR="00586EFA" w:rsidRDefault="00586EFA" w:rsidP="00B2118F">
                            <w:pPr>
                              <w:ind w:firstLine="0"/>
                              <w:jc w:val="center"/>
                              <w:rPr>
                                <w:rFonts w:ascii="Harrington" w:hAnsi="Harrington"/>
                                <w:color w:val="C00000"/>
                                <w:sz w:val="36"/>
                                <w:szCs w:val="36"/>
                                <w:u w:val="single"/>
                              </w:rPr>
                            </w:pPr>
                            <w:r>
                              <w:rPr>
                                <w:rFonts w:ascii="Harrington" w:hAnsi="Harrington"/>
                                <w:color w:val="C00000"/>
                                <w:sz w:val="36"/>
                                <w:szCs w:val="36"/>
                                <w:u w:val="single"/>
                              </w:rPr>
                              <w:t>Geraldo Emílio Lopes (Geraldo Baixinho)</w:t>
                            </w:r>
                          </w:p>
                          <w:p w:rsidR="00A0721E" w:rsidRPr="00B2118F" w:rsidRDefault="00586EFA" w:rsidP="00B2118F">
                            <w:pPr>
                              <w:ind w:firstLine="0"/>
                              <w:jc w:val="center"/>
                              <w:rPr>
                                <w:rFonts w:ascii="Harrington" w:hAnsi="Harrington"/>
                                <w:b/>
                                <w:color w:val="C00000"/>
                                <w:sz w:val="64"/>
                                <w:szCs w:val="64"/>
                              </w:rPr>
                            </w:pPr>
                            <w:r>
                              <w:rPr>
                                <w:rFonts w:asciiTheme="majorHAnsi" w:hAnsiTheme="majorHAnsi"/>
                                <w:b/>
                                <w:color w:val="000000" w:themeColor="text1"/>
                                <w:sz w:val="28"/>
                                <w:szCs w:val="28"/>
                              </w:rPr>
                              <w:t xml:space="preserve">Esportista, </w:t>
                            </w:r>
                            <w:r w:rsidR="00B35738">
                              <w:rPr>
                                <w:rFonts w:asciiTheme="majorHAnsi" w:hAnsiTheme="majorHAnsi"/>
                                <w:b/>
                                <w:color w:val="000000" w:themeColor="text1"/>
                                <w:sz w:val="28"/>
                                <w:szCs w:val="28"/>
                              </w:rPr>
                              <w:t xml:space="preserve">ruralista, </w:t>
                            </w:r>
                            <w:r>
                              <w:rPr>
                                <w:rFonts w:asciiTheme="majorHAnsi" w:hAnsiTheme="majorHAnsi"/>
                                <w:b/>
                                <w:color w:val="000000" w:themeColor="text1"/>
                                <w:sz w:val="28"/>
                                <w:szCs w:val="28"/>
                              </w:rPr>
                              <w:t>músico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B4E1CA" id="Caixa de Texto 53" o:spid="_x0000_s1074" type="#_x0000_t202" style="position:absolute;left:0;text-align:left;margin-left:-52.95pt;margin-top:375.75pt;width:230.05pt;height:90pt;z-index:25229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" filled="f" stroked="f">
                <v:textbox>
                  <w:txbxContent>
                    <w:p w:rsidR="00586EFA" w:rsidRDefault="00586EFA" w:rsidP="00B2118F">
                      <w:pPr>
                        <w:ind w:firstLine="0"/>
                        <w:jc w:val="center"/>
                        <w:rPr>
                          <w:rFonts w:ascii="Harrington" w:hAnsi="Harrington"/>
                          <w:color w:val="C00000"/>
                          <w:sz w:val="36"/>
                          <w:szCs w:val="36"/>
                          <w:u w:val="single"/>
                        </w:rPr>
                      </w:pPr>
                      <w:r>
                        <w:rPr>
                          <w:rFonts w:ascii="Harrington" w:hAnsi="Harrington"/>
                          <w:color w:val="C00000"/>
                          <w:sz w:val="36"/>
                          <w:szCs w:val="36"/>
                          <w:u w:val="single"/>
                        </w:rPr>
                        <w:t>Geraldo Emílio Lopes (Geraldo Baixinho)</w:t>
                      </w:r>
                    </w:p>
                    <w:p w:rsidR="00A0721E" w:rsidRPr="00B2118F" w:rsidRDefault="00586EFA" w:rsidP="00B2118F">
                      <w:pPr>
                        <w:ind w:firstLine="0"/>
                        <w:jc w:val="center"/>
                        <w:rPr>
                          <w:rFonts w:ascii="Harrington" w:hAnsi="Harrington"/>
                          <w:b/>
                          <w:color w:val="C00000"/>
                          <w:sz w:val="64"/>
                          <w:szCs w:val="64"/>
                        </w:rPr>
                      </w:pPr>
                      <w:r>
                        <w:rPr>
                          <w:rFonts w:asciiTheme="majorHAnsi" w:hAnsiTheme="majorHAnsi"/>
                          <w:b/>
                          <w:color w:val="000000" w:themeColor="text1"/>
                          <w:sz w:val="28"/>
                          <w:szCs w:val="28"/>
                        </w:rPr>
                        <w:t xml:space="preserve">Esportista, </w:t>
                      </w:r>
                      <w:r w:rsidR="00B35738">
                        <w:rPr>
                          <w:rFonts w:asciiTheme="majorHAnsi" w:hAnsiTheme="majorHAnsi"/>
                          <w:b/>
                          <w:color w:val="000000" w:themeColor="text1"/>
                          <w:sz w:val="28"/>
                          <w:szCs w:val="28"/>
                        </w:rPr>
                        <w:t xml:space="preserve">ruralista, </w:t>
                      </w:r>
                      <w:r>
                        <w:rPr>
                          <w:rFonts w:asciiTheme="majorHAnsi" w:hAnsiTheme="majorHAnsi"/>
                          <w:b/>
                          <w:color w:val="000000" w:themeColor="text1"/>
                          <w:sz w:val="28"/>
                          <w:szCs w:val="28"/>
                        </w:rPr>
                        <w:t>músico</w:t>
                      </w:r>
                    </w:p>
                  </w:txbxContent>
                </v:textbox>
              </v:shape>
            </w:pict>
          </mc:Fallback>
        </mc:AlternateContent>
      </w:r>
      <w:r w:rsidR="00E44840">
        <w:rPr>
          <w:noProof/>
          <w:lang w:eastAsia="pt-BR"/>
        </w:rPr>
        <mc:AlternateContent>
          <mc:Choice Requires="wps">
            <w:drawing>
              <wp:anchor distT="45720" distB="45720" distL="114300" distR="114300" simplePos="0" relativeHeight="252283904" behindDoc="0" locked="0" layoutInCell="1" allowOverlap="1" wp14:anchorId="618D6127" wp14:editId="07D4F4A1">
                <wp:simplePos x="0" y="0"/>
                <wp:positionH relativeFrom="column">
                  <wp:posOffset>10029604</wp:posOffset>
                </wp:positionH>
                <wp:positionV relativeFrom="paragraph">
                  <wp:posOffset>3546475</wp:posOffset>
                </wp:positionV>
                <wp:extent cx="3905719" cy="928370"/>
                <wp:effectExtent l="0" t="0" r="0" b="5080"/>
                <wp:wrapNone/>
                <wp:docPr id="49" name="Caixa de Texto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5719" cy="928370"/>
                        </a:xfrm>
                        <a:prstGeom prst="rect">
                          <a:avLst/>
                        </a:prstGeom>
                        <a:noFill/>
                        <a:ln w="9525">
                          <a:noFill/>
                          <a:miter lim="800000"/>
                          <a:headEnd/>
                          <a:tailEnd/>
                        </a:ln>
                      </wps:spPr>
                      <wps:txbx>
                        <w:txbxContent>
                          <w:p w:rsidR="00A0721E" w:rsidRDefault="00B6327E" w:rsidP="00950CA7">
                            <w:pPr>
                              <w:ind w:firstLine="0"/>
                              <w:jc w:val="center"/>
                              <w:rPr>
                                <w:rFonts w:ascii="Harrington" w:hAnsi="Harrington"/>
                                <w:color w:val="C00000"/>
                                <w:sz w:val="36"/>
                                <w:szCs w:val="36"/>
                                <w:u w:val="single"/>
                              </w:rPr>
                            </w:pPr>
                            <w:r>
                              <w:rPr>
                                <w:rFonts w:ascii="Harrington" w:hAnsi="Harrington"/>
                                <w:color w:val="C00000"/>
                                <w:sz w:val="36"/>
                                <w:szCs w:val="36"/>
                                <w:u w:val="single"/>
                              </w:rPr>
                              <w:t xml:space="preserve">Maria Rodrigues Pinheiro Xavier (Dona </w:t>
                            </w:r>
                            <w:proofErr w:type="spellStart"/>
                            <w:r>
                              <w:rPr>
                                <w:rFonts w:ascii="Harrington" w:hAnsi="Harrington"/>
                                <w:color w:val="C00000"/>
                                <w:sz w:val="36"/>
                                <w:szCs w:val="36"/>
                                <w:u w:val="single"/>
                              </w:rPr>
                              <w:t>Lica</w:t>
                            </w:r>
                            <w:proofErr w:type="spellEnd"/>
                            <w:r>
                              <w:rPr>
                                <w:rFonts w:ascii="Harrington" w:hAnsi="Harrington"/>
                                <w:color w:val="C00000"/>
                                <w:sz w:val="36"/>
                                <w:szCs w:val="36"/>
                                <w:u w:val="single"/>
                              </w:rPr>
                              <w:t>)</w:t>
                            </w:r>
                          </w:p>
                          <w:p w:rsidR="00A0721E" w:rsidRPr="00B2118F" w:rsidRDefault="00586EFA" w:rsidP="00B2118F">
                            <w:pPr>
                              <w:ind w:firstLine="0"/>
                              <w:jc w:val="center"/>
                              <w:rPr>
                                <w:rFonts w:ascii="Harrington" w:hAnsi="Harrington"/>
                                <w:b/>
                                <w:color w:val="C00000"/>
                                <w:sz w:val="64"/>
                                <w:szCs w:val="64"/>
                              </w:rPr>
                            </w:pPr>
                            <w:r>
                              <w:rPr>
                                <w:rFonts w:asciiTheme="majorHAnsi" w:hAnsiTheme="majorHAnsi"/>
                                <w:b/>
                                <w:color w:val="000000" w:themeColor="text1"/>
                                <w:sz w:val="28"/>
                                <w:szCs w:val="28"/>
                              </w:rPr>
                              <w:t xml:space="preserve">Bordadeira, </w:t>
                            </w:r>
                            <w:proofErr w:type="spellStart"/>
                            <w:r>
                              <w:rPr>
                                <w:rFonts w:asciiTheme="majorHAnsi" w:hAnsiTheme="majorHAnsi"/>
                                <w:b/>
                                <w:color w:val="000000" w:themeColor="text1"/>
                                <w:sz w:val="28"/>
                                <w:szCs w:val="28"/>
                              </w:rPr>
                              <w:t>quintandeira</w:t>
                            </w:r>
                            <w:proofErr w:type="spellEnd"/>
                            <w:r>
                              <w:rPr>
                                <w:rFonts w:asciiTheme="majorHAnsi" w:hAnsiTheme="majorHAnsi"/>
                                <w:b/>
                                <w:color w:val="000000" w:themeColor="text1"/>
                                <w:sz w:val="28"/>
                                <w:szCs w:val="28"/>
                              </w:rPr>
                              <w:t>, líder comunitária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8D6127" id="Caixa de Texto 49" o:spid="_x0000_s1075" type="#_x0000_t202" style="position:absolute;left:0;text-align:left;margin-left:789.75pt;margin-top:279.25pt;width:307.55pt;height:73.1pt;z-index:252283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" filled="f" stroked="f">
                <v:textbox>
                  <w:txbxContent>
                    <w:p w:rsidR="00A0721E" w:rsidRDefault="00B6327E" w:rsidP="00950CA7">
                      <w:pPr>
                        <w:ind w:firstLine="0"/>
                        <w:jc w:val="center"/>
                        <w:rPr>
                          <w:rFonts w:ascii="Harrington" w:hAnsi="Harrington"/>
                          <w:color w:val="C00000"/>
                          <w:sz w:val="36"/>
                          <w:szCs w:val="36"/>
                          <w:u w:val="single"/>
                        </w:rPr>
                      </w:pPr>
                      <w:r>
                        <w:rPr>
                          <w:rFonts w:ascii="Harrington" w:hAnsi="Harrington"/>
                          <w:color w:val="C00000"/>
                          <w:sz w:val="36"/>
                          <w:szCs w:val="36"/>
                          <w:u w:val="single"/>
                        </w:rPr>
                        <w:t xml:space="preserve">Maria Rodrigues Pinheiro Xavier (Dona </w:t>
                      </w:r>
                      <w:proofErr w:type="spellStart"/>
                      <w:r>
                        <w:rPr>
                          <w:rFonts w:ascii="Harrington" w:hAnsi="Harrington"/>
                          <w:color w:val="C00000"/>
                          <w:sz w:val="36"/>
                          <w:szCs w:val="36"/>
                          <w:u w:val="single"/>
                        </w:rPr>
                        <w:t>Lica</w:t>
                      </w:r>
                      <w:proofErr w:type="spellEnd"/>
                      <w:r>
                        <w:rPr>
                          <w:rFonts w:ascii="Harrington" w:hAnsi="Harrington"/>
                          <w:color w:val="C00000"/>
                          <w:sz w:val="36"/>
                          <w:szCs w:val="36"/>
                          <w:u w:val="single"/>
                        </w:rPr>
                        <w:t>)</w:t>
                      </w:r>
                    </w:p>
                    <w:p w:rsidR="00A0721E" w:rsidRPr="00B2118F" w:rsidRDefault="00586EFA" w:rsidP="00B2118F">
                      <w:pPr>
                        <w:ind w:firstLine="0"/>
                        <w:jc w:val="center"/>
                        <w:rPr>
                          <w:rFonts w:ascii="Harrington" w:hAnsi="Harrington"/>
                          <w:b/>
                          <w:color w:val="C00000"/>
                          <w:sz w:val="64"/>
                          <w:szCs w:val="64"/>
                        </w:rPr>
                      </w:pPr>
                      <w:r>
                        <w:rPr>
                          <w:rFonts w:asciiTheme="majorHAnsi" w:hAnsiTheme="majorHAnsi"/>
                          <w:b/>
                          <w:color w:val="000000" w:themeColor="text1"/>
                          <w:sz w:val="28"/>
                          <w:szCs w:val="28"/>
                        </w:rPr>
                        <w:t xml:space="preserve">Bordadeira, </w:t>
                      </w:r>
                      <w:proofErr w:type="spellStart"/>
                      <w:r>
                        <w:rPr>
                          <w:rFonts w:asciiTheme="majorHAnsi" w:hAnsiTheme="majorHAnsi"/>
                          <w:b/>
                          <w:color w:val="000000" w:themeColor="text1"/>
                          <w:sz w:val="28"/>
                          <w:szCs w:val="28"/>
                        </w:rPr>
                        <w:t>quintandeira</w:t>
                      </w:r>
                      <w:proofErr w:type="spellEnd"/>
                      <w:r>
                        <w:rPr>
                          <w:rFonts w:asciiTheme="majorHAnsi" w:hAnsiTheme="majorHAnsi"/>
                          <w:b/>
                          <w:color w:val="000000" w:themeColor="text1"/>
                          <w:sz w:val="28"/>
                          <w:szCs w:val="28"/>
                        </w:rPr>
                        <w:t>, líder comunitária</w:t>
                      </w:r>
                    </w:p>
                  </w:txbxContent>
                </v:textbox>
              </v:shape>
            </w:pict>
          </mc:Fallback>
        </mc:AlternateContent>
      </w:r>
      <w:r w:rsidR="009E7A8E">
        <w:rPr>
          <w:noProof/>
          <w:lang w:eastAsia="pt-BR"/>
        </w:rPr>
        <mc:AlternateContent>
          <mc:Choice Requires="wps">
            <w:drawing>
              <wp:anchor distT="45720" distB="45720" distL="114300" distR="114300" simplePos="0" relativeHeight="252288000" behindDoc="0" locked="0" layoutInCell="1" allowOverlap="1" wp14:anchorId="0FB987B4" wp14:editId="5B97B53E">
                <wp:simplePos x="0" y="0"/>
                <wp:positionH relativeFrom="column">
                  <wp:posOffset>6240145</wp:posOffset>
                </wp:positionH>
                <wp:positionV relativeFrom="paragraph">
                  <wp:posOffset>3539507</wp:posOffset>
                </wp:positionV>
                <wp:extent cx="3434715" cy="654685"/>
                <wp:effectExtent l="0" t="0" r="0" b="0"/>
                <wp:wrapNone/>
                <wp:docPr id="51" name="Caixa de Texto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4715" cy="654685"/>
                        </a:xfrm>
                        <a:prstGeom prst="rect">
                          <a:avLst/>
                        </a:prstGeom>
                        <a:noFill/>
                        <a:ln w="9525">
                          <a:noFill/>
                          <a:miter lim="800000"/>
                          <a:headEnd/>
                          <a:tailEnd/>
                        </a:ln>
                      </wps:spPr>
                      <wps:txbx>
                        <w:txbxContent>
                          <w:p w:rsidR="00586EFA" w:rsidRDefault="00586EFA" w:rsidP="00586EFA">
                            <w:pPr>
                              <w:ind w:firstLine="0"/>
                              <w:rPr>
                                <w:rFonts w:ascii="Harrington" w:hAnsi="Harrington"/>
                                <w:color w:val="C00000"/>
                                <w:sz w:val="36"/>
                                <w:szCs w:val="36"/>
                                <w:u w:val="single"/>
                              </w:rPr>
                            </w:pPr>
                            <w:r>
                              <w:rPr>
                                <w:rFonts w:ascii="Harrington" w:hAnsi="Harrington"/>
                                <w:color w:val="C00000"/>
                                <w:sz w:val="36"/>
                                <w:szCs w:val="36"/>
                                <w:u w:val="single"/>
                              </w:rPr>
                              <w:t>Clarinda da Conceição Pinheiro</w:t>
                            </w:r>
                          </w:p>
                          <w:p w:rsidR="00A0721E" w:rsidRPr="00B2118F" w:rsidRDefault="00586EFA" w:rsidP="00B2118F">
                            <w:pPr>
                              <w:ind w:firstLine="0"/>
                              <w:jc w:val="center"/>
                              <w:rPr>
                                <w:rFonts w:ascii="Harrington" w:hAnsi="Harrington"/>
                                <w:b/>
                                <w:color w:val="C00000"/>
                                <w:sz w:val="64"/>
                                <w:szCs w:val="64"/>
                              </w:rPr>
                            </w:pPr>
                            <w:r>
                              <w:rPr>
                                <w:rFonts w:asciiTheme="majorHAnsi" w:hAnsiTheme="majorHAnsi"/>
                                <w:b/>
                                <w:color w:val="000000" w:themeColor="text1"/>
                                <w:sz w:val="28"/>
                                <w:szCs w:val="28"/>
                              </w:rPr>
                              <w:t xml:space="preserve">Cantora, </w:t>
                            </w:r>
                            <w:ins w:id="326" w:author="Geraldo" w:date="2021-04-18T21:33:00Z">
                              <w:r w:rsidR="00365257">
                                <w:rPr>
                                  <w:rFonts w:asciiTheme="majorHAnsi" w:hAnsiTheme="majorHAnsi"/>
                                  <w:b/>
                                  <w:color w:val="000000" w:themeColor="text1"/>
                                  <w:sz w:val="28"/>
                                  <w:szCs w:val="28"/>
                                </w:rPr>
                                <w:t>maestrina</w:t>
                              </w:r>
                            </w:ins>
                            <w:ins w:id="327" w:author="Geraldo" w:date="2021-04-18T21:38:00Z">
                              <w:r w:rsidR="00B82B3B">
                                <w:rPr>
                                  <w:rFonts w:asciiTheme="majorHAnsi" w:hAnsiTheme="majorHAnsi"/>
                                  <w:b/>
                                  <w:color w:val="000000" w:themeColor="text1"/>
                                  <w:sz w:val="28"/>
                                  <w:szCs w:val="28"/>
                                </w:rPr>
                                <w:t>,</w:t>
                              </w:r>
                            </w:ins>
                            <w:del w:id="328" w:author="Geraldo" w:date="2021-04-18T21:38:00Z">
                              <w:r w:rsidDel="00B82B3B">
                                <w:rPr>
                                  <w:rFonts w:asciiTheme="majorHAnsi" w:hAnsiTheme="majorHAnsi"/>
                                  <w:b/>
                                  <w:color w:val="000000" w:themeColor="text1"/>
                                  <w:sz w:val="28"/>
                                  <w:szCs w:val="28"/>
                                </w:rPr>
                                <w:delText>professora</w:delText>
                              </w:r>
                              <w:r w:rsidR="00040154" w:rsidDel="00B82B3B">
                                <w:rPr>
                                  <w:rFonts w:asciiTheme="majorHAnsi" w:hAnsiTheme="majorHAnsi"/>
                                  <w:b/>
                                  <w:color w:val="000000" w:themeColor="text1"/>
                                  <w:sz w:val="28"/>
                                  <w:szCs w:val="28"/>
                                </w:rPr>
                                <w:delText>,</w:delText>
                              </w:r>
                            </w:del>
                            <w:r w:rsidR="00040154">
                              <w:rPr>
                                <w:rFonts w:asciiTheme="majorHAnsi" w:hAnsiTheme="majorHAnsi"/>
                                <w:b/>
                                <w:color w:val="000000" w:themeColor="text1"/>
                                <w:sz w:val="28"/>
                                <w:szCs w:val="28"/>
                              </w:rPr>
                              <w:t xml:space="preserve"> ruralista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B987B4" id="Caixa de Texto 51" o:spid="_x0000_s1076" type="#_x0000_t202" style="position:absolute;left:0;text-align:left;margin-left:491.35pt;margin-top:278.7pt;width:270.45pt;height:51.55pt;z-index:252288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" filled="f" stroked="f">
                <v:textbox>
                  <w:txbxContent>
                    <w:p w:rsidR="00586EFA" w:rsidRDefault="00586EFA" w:rsidP="00586EFA">
                      <w:pPr>
                        <w:ind w:firstLine="0"/>
                        <w:rPr>
                          <w:rFonts w:ascii="Harrington" w:hAnsi="Harrington"/>
                          <w:color w:val="C00000"/>
                          <w:sz w:val="36"/>
                          <w:szCs w:val="36"/>
                          <w:u w:val="single"/>
                        </w:rPr>
                      </w:pPr>
                      <w:r>
                        <w:rPr>
                          <w:rFonts w:ascii="Harrington" w:hAnsi="Harrington"/>
                          <w:color w:val="C00000"/>
                          <w:sz w:val="36"/>
                          <w:szCs w:val="36"/>
                          <w:u w:val="single"/>
                        </w:rPr>
                        <w:t>Clarinda da Conceição Pinheiro</w:t>
                      </w:r>
                    </w:p>
                    <w:p w:rsidR="00A0721E" w:rsidRPr="00B2118F" w:rsidRDefault="00586EFA" w:rsidP="00B2118F">
                      <w:pPr>
                        <w:ind w:firstLine="0"/>
                        <w:jc w:val="center"/>
                        <w:rPr>
                          <w:rFonts w:ascii="Harrington" w:hAnsi="Harrington"/>
                          <w:b/>
                          <w:color w:val="C00000"/>
                          <w:sz w:val="64"/>
                          <w:szCs w:val="64"/>
                        </w:rPr>
                      </w:pPr>
                      <w:r>
                        <w:rPr>
                          <w:rFonts w:asciiTheme="majorHAnsi" w:hAnsiTheme="majorHAnsi"/>
                          <w:b/>
                          <w:color w:val="000000" w:themeColor="text1"/>
                          <w:sz w:val="28"/>
                          <w:szCs w:val="28"/>
                        </w:rPr>
                        <w:t xml:space="preserve">Cantora, </w:t>
                      </w:r>
                      <w:ins w:id="362" w:author="Geraldo" w:date="2021-04-18T21:33:00Z">
                        <w:r w:rsidR="00365257">
                          <w:rPr>
                            <w:rFonts w:asciiTheme="majorHAnsi" w:hAnsiTheme="majorHAnsi"/>
                            <w:b/>
                            <w:color w:val="000000" w:themeColor="text1"/>
                            <w:sz w:val="28"/>
                            <w:szCs w:val="28"/>
                          </w:rPr>
                          <w:t>maestrina</w:t>
                        </w:r>
                      </w:ins>
                      <w:ins w:id="363" w:author="Geraldo" w:date="2021-04-18T21:38:00Z">
                        <w:r w:rsidR="00B82B3B">
                          <w:rPr>
                            <w:rFonts w:asciiTheme="majorHAnsi" w:hAnsiTheme="majorHAnsi"/>
                            <w:b/>
                            <w:color w:val="000000" w:themeColor="text1"/>
                            <w:sz w:val="28"/>
                            <w:szCs w:val="28"/>
                          </w:rPr>
                          <w:t>,</w:t>
                        </w:r>
                      </w:ins>
                      <w:del w:id="364" w:author="Geraldo" w:date="2021-04-18T21:38:00Z">
                        <w:r w:rsidDel="00B82B3B">
                          <w:rPr>
                            <w:rFonts w:asciiTheme="majorHAnsi" w:hAnsiTheme="majorHAnsi"/>
                            <w:b/>
                            <w:color w:val="000000" w:themeColor="text1"/>
                            <w:sz w:val="28"/>
                            <w:szCs w:val="28"/>
                          </w:rPr>
                          <w:delText>professora</w:delText>
                        </w:r>
                        <w:r w:rsidR="00040154" w:rsidDel="00B82B3B">
                          <w:rPr>
                            <w:rFonts w:asciiTheme="majorHAnsi" w:hAnsiTheme="majorHAnsi"/>
                            <w:b/>
                            <w:color w:val="000000" w:themeColor="text1"/>
                            <w:sz w:val="28"/>
                            <w:szCs w:val="28"/>
                          </w:rPr>
                          <w:delText>,</w:delText>
                        </w:r>
                      </w:del>
                      <w:r w:rsidR="00040154">
                        <w:rPr>
                          <w:rFonts w:asciiTheme="majorHAnsi" w:hAnsiTheme="majorHAnsi"/>
                          <w:b/>
                          <w:color w:val="000000" w:themeColor="text1"/>
                          <w:sz w:val="28"/>
                          <w:szCs w:val="28"/>
                        </w:rPr>
                        <w:t xml:space="preserve"> ruralista</w:t>
                      </w:r>
                    </w:p>
                  </w:txbxContent>
                </v:textbox>
              </v:shape>
            </w:pict>
          </mc:Fallback>
        </mc:AlternateContent>
      </w:r>
      <w:r w:rsidR="00590082">
        <w:rPr>
          <w:noProof/>
          <w:lang w:eastAsia="pt-BR"/>
        </w:rPr>
        <mc:AlternateContent>
          <mc:Choice Requires="wps">
            <w:drawing>
              <wp:anchor distT="45720" distB="45720" distL="114300" distR="114300" simplePos="0" relativeHeight="251796480" behindDoc="0" locked="0" layoutInCell="1" allowOverlap="1" wp14:anchorId="5102A456" wp14:editId="6D6766A9">
                <wp:simplePos x="0" y="0"/>
                <wp:positionH relativeFrom="column">
                  <wp:posOffset>987612</wp:posOffset>
                </wp:positionH>
                <wp:positionV relativeFrom="paragraph">
                  <wp:posOffset>12697385</wp:posOffset>
                </wp:positionV>
                <wp:extent cx="3562350" cy="438150"/>
                <wp:effectExtent l="0" t="0" r="0" b="0"/>
                <wp:wrapNone/>
                <wp:docPr id="21" name="Caixa de Texto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2350" cy="438150"/>
                        </a:xfrm>
                        <a:prstGeom prst="rect">
                          <a:avLst/>
                        </a:prstGeom>
                        <a:noFill/>
                        <a:ln w="9525">
                          <a:noFill/>
                          <a:miter lim="800000"/>
                          <a:headEnd/>
                          <a:tailEnd/>
                        </a:ln>
                      </wps:spPr>
                      <wps:txbx>
                        <w:txbxContent>
                          <w:p w:rsidR="00C9193D" w:rsidRPr="009C1D90" w:rsidRDefault="00C9193D" w:rsidP="0018594C">
                            <w:pPr>
                              <w:ind w:firstLine="0"/>
                              <w:jc w:val="center"/>
                              <w:rPr>
                                <w:rFonts w:asciiTheme="minorHAnsi" w:hAnsiTheme="minorHAnsi"/>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02A456" id="Caixa de Texto 21" o:spid="_x0000_s1077" type="#_x0000_t202" style="position:absolute;left:0;text-align:left;margin-left:77.75pt;margin-top:999.8pt;width:280.5pt;height:34.5pt;z-index:251796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" filled="f" stroked="f">
                <v:textbox>
                  <w:txbxContent>
                    <w:p w:rsidR="00C9193D" w:rsidRPr="009C1D90" w:rsidRDefault="00C9193D" w:rsidP="0018594C">
                      <w:pPr>
                        <w:ind w:firstLine="0"/>
                        <w:jc w:val="center"/>
                        <w:rPr>
                          <w:rFonts w:asciiTheme="minorHAnsi" w:hAnsiTheme="minorHAnsi"/>
                          <w:sz w:val="20"/>
                          <w:szCs w:val="20"/>
                        </w:rPr>
                      </w:pPr>
                    </w:p>
                  </w:txbxContent>
                </v:textbox>
              </v:shape>
            </w:pict>
          </mc:Fallback>
        </mc:AlternateContent>
      </w:r>
      <w:r w:rsidR="00590082">
        <w:rPr>
          <w:noProof/>
          <w:lang w:eastAsia="pt-BR"/>
        </w:rPr>
        <mc:AlternateContent>
          <mc:Choice Requires="wps">
            <w:drawing>
              <wp:anchor distT="45720" distB="45720" distL="114300" distR="114300" simplePos="0" relativeHeight="251806720" behindDoc="1" locked="0" layoutInCell="1" allowOverlap="1" wp14:anchorId="32DA560F" wp14:editId="7D24503E">
                <wp:simplePos x="0" y="0"/>
                <wp:positionH relativeFrom="column">
                  <wp:posOffset>3705523</wp:posOffset>
                </wp:positionH>
                <wp:positionV relativeFrom="paragraph">
                  <wp:posOffset>7710469</wp:posOffset>
                </wp:positionV>
                <wp:extent cx="4886325" cy="757881"/>
                <wp:effectExtent l="0" t="0" r="0" b="4445"/>
                <wp:wrapNone/>
                <wp:docPr id="3" name="Caixa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6325" cy="757881"/>
                        </a:xfrm>
                        <a:prstGeom prst="rect">
                          <a:avLst/>
                        </a:prstGeom>
                        <a:noFill/>
                        <a:ln w="9525">
                          <a:noFill/>
                          <a:miter lim="800000"/>
                          <a:headEnd/>
                          <a:tailEnd/>
                        </a:ln>
                      </wps:spPr>
                      <wps:txbx>
                        <w:txbxContent>
                          <w:p w:rsidR="00940881" w:rsidRPr="00D12AA5" w:rsidRDefault="00940881" w:rsidP="00940881">
                            <w:pPr>
                              <w:ind w:firstLine="170"/>
                              <w:rPr>
                                <w:rFonts w:asciiTheme="minorHAnsi" w:hAnsiTheme="minorHAnsi"/>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DA560F" id="Caixa de Texto 3" o:spid="_x0000_s1078" type="#_x0000_t202" style="position:absolute;left:0;text-align:left;margin-left:291.75pt;margin-top:607.1pt;width:384.75pt;height:59.7pt;z-index:-251509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" filled="f" stroked="f">
                <v:textbox>
                  <w:txbxContent>
                    <w:p w:rsidR="00940881" w:rsidRPr="00D12AA5" w:rsidRDefault="00940881" w:rsidP="00940881">
                      <w:pPr>
                        <w:ind w:firstLine="170"/>
                        <w:rPr>
                          <w:rFonts w:asciiTheme="minorHAnsi" w:hAnsiTheme="minorHAnsi"/>
                          <w:sz w:val="20"/>
                          <w:szCs w:val="20"/>
                        </w:rPr>
                      </w:pPr>
                    </w:p>
                  </w:txbxContent>
                </v:textbox>
              </v:shape>
            </w:pict>
          </mc:Fallback>
        </mc:AlternateContent>
      </w:r>
      <w:r w:rsidR="000B7E25">
        <w:rPr>
          <w:noProof/>
          <w:lang w:eastAsia="pt-BR"/>
        </w:rPr>
        <mc:AlternateContent>
          <mc:Choice Requires="wps">
            <w:drawing>
              <wp:anchor distT="45720" distB="45720" distL="114300" distR="114300" simplePos="0" relativeHeight="251937792" behindDoc="0" locked="0" layoutInCell="1" allowOverlap="1" wp14:anchorId="11F2804A" wp14:editId="1F304BEF">
                <wp:simplePos x="0" y="0"/>
                <wp:positionH relativeFrom="column">
                  <wp:posOffset>10759440</wp:posOffset>
                </wp:positionH>
                <wp:positionV relativeFrom="paragraph">
                  <wp:posOffset>16448405</wp:posOffset>
                </wp:positionV>
                <wp:extent cx="478155" cy="45085"/>
                <wp:effectExtent l="0" t="19050" r="0" b="12065"/>
                <wp:wrapSquare wrapText="bothSides"/>
                <wp:docPr id="1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478155" cy="45085"/>
                        </a:xfrm>
                        <a:prstGeom prst="rect">
                          <a:avLst/>
                        </a:prstGeom>
                        <a:noFill/>
                        <a:ln w="9525">
                          <a:noFill/>
                          <a:miter lim="800000"/>
                          <a:headEnd/>
                          <a:tailEnd/>
                        </a:ln>
                      </wps:spPr>
                      <wps:txbx>
                        <w:txbxContent>
                          <w:p w:rsidR="00B12667" w:rsidRPr="00684E70" w:rsidRDefault="001832E9" w:rsidP="00684E70">
                            <w:pPr>
                              <w:ind w:firstLine="0"/>
                              <w:jc w:val="center"/>
                              <w:rPr>
                                <w:rFonts w:ascii="Times New Roman" w:hAnsi="Times New Roman" w:cs="Times New Roman"/>
                                <w:b/>
                                <w:i/>
                                <w:sz w:val="16"/>
                                <w:szCs w:val="16"/>
                              </w:rPr>
                            </w:pPr>
                            <w:r>
                              <w:rPr>
                                <w:rFonts w:ascii="Times New Roman" w:hAnsi="Times New Roman" w:cs="Times New Roman"/>
                                <w:b/>
                                <w:i/>
                                <w:sz w:val="16"/>
                                <w:szCs w:val="16"/>
                              </w:rPr>
                              <w:t xml:space="preserve">Lagoa do </w:t>
                            </w:r>
                            <w:proofErr w:type="spellStart"/>
                            <w:r>
                              <w:rPr>
                                <w:rFonts w:ascii="Times New Roman" w:hAnsi="Times New Roman" w:cs="Times New Roman"/>
                                <w:b/>
                                <w:i/>
                                <w:sz w:val="16"/>
                                <w:szCs w:val="16"/>
                              </w:rPr>
                              <w:t>Cutão</w:t>
                            </w:r>
                            <w:proofErr w:type="spellEnd"/>
                            <w:r>
                              <w:rPr>
                                <w:rFonts w:ascii="Times New Roman" w:hAnsi="Times New Roman" w:cs="Times New Roman"/>
                                <w:b/>
                                <w:i/>
                                <w:sz w:val="16"/>
                                <w:szCs w:val="16"/>
                              </w:rPr>
                              <w:t>, que fornecia água para casa de apuração de ouro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2804A" id="_x0000_s1079" type="#_x0000_t202" style="position:absolute;left:0;text-align:left;margin-left:847.2pt;margin-top:1295.15pt;width:37.65pt;height:3.55pt;flip:y;z-index:251937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" filled="f" stroked="f">
                <v:textbox>
                  <w:txbxContent>
                    <w:p w:rsidR="00B12667" w:rsidRPr="00684E70" w:rsidRDefault="001832E9" w:rsidP="00684E70">
                      <w:pPr>
                        <w:ind w:firstLine="0"/>
                        <w:jc w:val="center"/>
                        <w:rPr>
                          <w:rFonts w:ascii="Times New Roman" w:hAnsi="Times New Roman" w:cs="Times New Roman"/>
                          <w:b/>
                          <w:i/>
                          <w:sz w:val="16"/>
                          <w:szCs w:val="16"/>
                        </w:rPr>
                      </w:pPr>
                      <w:r>
                        <w:rPr>
                          <w:rFonts w:ascii="Times New Roman" w:hAnsi="Times New Roman" w:cs="Times New Roman"/>
                          <w:b/>
                          <w:i/>
                          <w:sz w:val="16"/>
                          <w:szCs w:val="16"/>
                        </w:rPr>
                        <w:t xml:space="preserve">Lagoa do </w:t>
                      </w:r>
                      <w:proofErr w:type="spellStart"/>
                      <w:r>
                        <w:rPr>
                          <w:rFonts w:ascii="Times New Roman" w:hAnsi="Times New Roman" w:cs="Times New Roman"/>
                          <w:b/>
                          <w:i/>
                          <w:sz w:val="16"/>
                          <w:szCs w:val="16"/>
                        </w:rPr>
                        <w:t>Cutão</w:t>
                      </w:r>
                      <w:proofErr w:type="spellEnd"/>
                      <w:r>
                        <w:rPr>
                          <w:rFonts w:ascii="Times New Roman" w:hAnsi="Times New Roman" w:cs="Times New Roman"/>
                          <w:b/>
                          <w:i/>
                          <w:sz w:val="16"/>
                          <w:szCs w:val="16"/>
                        </w:rPr>
                        <w:t>, que fornecia água para casa de apuração de ouro</w:t>
                      </w:r>
                    </w:p>
                  </w:txbxContent>
                </v:textbox>
                <w10:wrap type="square"/>
              </v:shape>
            </w:pict>
          </mc:Fallback>
        </mc:AlternateContent>
      </w:r>
    </w:p>
    <w:sectPr w:rsidR="00CB1164" w:rsidSect="000B7E25">
      <w:pgSz w:w="23814" w:h="31185"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Harrington">
    <w:panose1 w:val="04040505050A02020702"/>
    <w:charset w:val="00"/>
    <w:family w:val="decorative"/>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s>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Geraldo">
    <w15:presenceInfo w15:providerId="None" w15:userId="Gerald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97"/>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375F"/>
    <w:rsid w:val="00001515"/>
    <w:rsid w:val="000049B2"/>
    <w:rsid w:val="000052A2"/>
    <w:rsid w:val="00005311"/>
    <w:rsid w:val="000068F1"/>
    <w:rsid w:val="000157DB"/>
    <w:rsid w:val="000253AD"/>
    <w:rsid w:val="000263BD"/>
    <w:rsid w:val="00027D9C"/>
    <w:rsid w:val="0003226D"/>
    <w:rsid w:val="00033B48"/>
    <w:rsid w:val="00035056"/>
    <w:rsid w:val="000363B2"/>
    <w:rsid w:val="00040154"/>
    <w:rsid w:val="00040D7B"/>
    <w:rsid w:val="00041F95"/>
    <w:rsid w:val="000444C6"/>
    <w:rsid w:val="0004488A"/>
    <w:rsid w:val="00050333"/>
    <w:rsid w:val="00050E34"/>
    <w:rsid w:val="0005105E"/>
    <w:rsid w:val="0005160A"/>
    <w:rsid w:val="00051AF9"/>
    <w:rsid w:val="000571F8"/>
    <w:rsid w:val="0006146A"/>
    <w:rsid w:val="00061664"/>
    <w:rsid w:val="000823DC"/>
    <w:rsid w:val="00082515"/>
    <w:rsid w:val="00085A75"/>
    <w:rsid w:val="0008770F"/>
    <w:rsid w:val="0009218E"/>
    <w:rsid w:val="000A0AE5"/>
    <w:rsid w:val="000B04F2"/>
    <w:rsid w:val="000B16F5"/>
    <w:rsid w:val="000B36EA"/>
    <w:rsid w:val="000B5C0D"/>
    <w:rsid w:val="000B7E25"/>
    <w:rsid w:val="000C01EC"/>
    <w:rsid w:val="000C19C9"/>
    <w:rsid w:val="000C32FF"/>
    <w:rsid w:val="000D0EAB"/>
    <w:rsid w:val="000D315C"/>
    <w:rsid w:val="000D3C65"/>
    <w:rsid w:val="000D4170"/>
    <w:rsid w:val="000F4E49"/>
    <w:rsid w:val="0010001D"/>
    <w:rsid w:val="001001D2"/>
    <w:rsid w:val="00106A17"/>
    <w:rsid w:val="001071DD"/>
    <w:rsid w:val="001118EB"/>
    <w:rsid w:val="00117340"/>
    <w:rsid w:val="00121A39"/>
    <w:rsid w:val="001256D1"/>
    <w:rsid w:val="00126428"/>
    <w:rsid w:val="00127831"/>
    <w:rsid w:val="00131B15"/>
    <w:rsid w:val="00135BE4"/>
    <w:rsid w:val="00135E7A"/>
    <w:rsid w:val="00144E42"/>
    <w:rsid w:val="00151DF7"/>
    <w:rsid w:val="00151EEF"/>
    <w:rsid w:val="001522A9"/>
    <w:rsid w:val="00153698"/>
    <w:rsid w:val="0015635E"/>
    <w:rsid w:val="00156700"/>
    <w:rsid w:val="00156752"/>
    <w:rsid w:val="00162BF3"/>
    <w:rsid w:val="00165ACC"/>
    <w:rsid w:val="00165E22"/>
    <w:rsid w:val="001735DF"/>
    <w:rsid w:val="00174955"/>
    <w:rsid w:val="0017639F"/>
    <w:rsid w:val="00180D46"/>
    <w:rsid w:val="0018173B"/>
    <w:rsid w:val="001832E9"/>
    <w:rsid w:val="00184FD4"/>
    <w:rsid w:val="0018594C"/>
    <w:rsid w:val="001930B6"/>
    <w:rsid w:val="00193766"/>
    <w:rsid w:val="001965FB"/>
    <w:rsid w:val="00197288"/>
    <w:rsid w:val="001B3FE5"/>
    <w:rsid w:val="001B6785"/>
    <w:rsid w:val="001C54CF"/>
    <w:rsid w:val="001C5502"/>
    <w:rsid w:val="001C6732"/>
    <w:rsid w:val="001C6F29"/>
    <w:rsid w:val="001D025A"/>
    <w:rsid w:val="001D102F"/>
    <w:rsid w:val="001D4591"/>
    <w:rsid w:val="001D461E"/>
    <w:rsid w:val="001D622C"/>
    <w:rsid w:val="001D6976"/>
    <w:rsid w:val="001D6B67"/>
    <w:rsid w:val="001E073B"/>
    <w:rsid w:val="001E2976"/>
    <w:rsid w:val="001E38A6"/>
    <w:rsid w:val="001E4289"/>
    <w:rsid w:val="001E4C02"/>
    <w:rsid w:val="001E605E"/>
    <w:rsid w:val="001F09BC"/>
    <w:rsid w:val="001F1A7B"/>
    <w:rsid w:val="0020377E"/>
    <w:rsid w:val="002123E7"/>
    <w:rsid w:val="00214F06"/>
    <w:rsid w:val="0022059E"/>
    <w:rsid w:val="002230AD"/>
    <w:rsid w:val="00227316"/>
    <w:rsid w:val="002315C1"/>
    <w:rsid w:val="00242408"/>
    <w:rsid w:val="00244E67"/>
    <w:rsid w:val="002568CB"/>
    <w:rsid w:val="002569AD"/>
    <w:rsid w:val="00257CEE"/>
    <w:rsid w:val="002601CD"/>
    <w:rsid w:val="002651B0"/>
    <w:rsid w:val="00265AA0"/>
    <w:rsid w:val="00270D6A"/>
    <w:rsid w:val="002744B9"/>
    <w:rsid w:val="0027526A"/>
    <w:rsid w:val="0027647F"/>
    <w:rsid w:val="00282EF4"/>
    <w:rsid w:val="0028409A"/>
    <w:rsid w:val="0028447E"/>
    <w:rsid w:val="0028549D"/>
    <w:rsid w:val="00286BA5"/>
    <w:rsid w:val="002919F2"/>
    <w:rsid w:val="00293E82"/>
    <w:rsid w:val="00294BB8"/>
    <w:rsid w:val="002A04A3"/>
    <w:rsid w:val="002A1192"/>
    <w:rsid w:val="002A18CE"/>
    <w:rsid w:val="002A20F1"/>
    <w:rsid w:val="002A5491"/>
    <w:rsid w:val="002A698F"/>
    <w:rsid w:val="002B202A"/>
    <w:rsid w:val="002D349E"/>
    <w:rsid w:val="002D45FC"/>
    <w:rsid w:val="002D4C90"/>
    <w:rsid w:val="002D660F"/>
    <w:rsid w:val="002E0D3D"/>
    <w:rsid w:val="002E54F7"/>
    <w:rsid w:val="002F3E1D"/>
    <w:rsid w:val="002F44E7"/>
    <w:rsid w:val="00304501"/>
    <w:rsid w:val="003046A0"/>
    <w:rsid w:val="00307B27"/>
    <w:rsid w:val="00312764"/>
    <w:rsid w:val="00320220"/>
    <w:rsid w:val="00320B41"/>
    <w:rsid w:val="00323B9E"/>
    <w:rsid w:val="0032455D"/>
    <w:rsid w:val="00336D9B"/>
    <w:rsid w:val="00340120"/>
    <w:rsid w:val="00341541"/>
    <w:rsid w:val="00342D8E"/>
    <w:rsid w:val="003435B8"/>
    <w:rsid w:val="0034395D"/>
    <w:rsid w:val="00344958"/>
    <w:rsid w:val="003458FC"/>
    <w:rsid w:val="0035078F"/>
    <w:rsid w:val="00351529"/>
    <w:rsid w:val="00353BFB"/>
    <w:rsid w:val="00353C13"/>
    <w:rsid w:val="00354FF2"/>
    <w:rsid w:val="00355991"/>
    <w:rsid w:val="00357182"/>
    <w:rsid w:val="003571D1"/>
    <w:rsid w:val="003574C2"/>
    <w:rsid w:val="00364067"/>
    <w:rsid w:val="00364C2F"/>
    <w:rsid w:val="00365257"/>
    <w:rsid w:val="00377280"/>
    <w:rsid w:val="003808FD"/>
    <w:rsid w:val="003811E1"/>
    <w:rsid w:val="003813FB"/>
    <w:rsid w:val="0038751F"/>
    <w:rsid w:val="00393198"/>
    <w:rsid w:val="00397CA3"/>
    <w:rsid w:val="003A086D"/>
    <w:rsid w:val="003A19EF"/>
    <w:rsid w:val="003A32FD"/>
    <w:rsid w:val="003A361C"/>
    <w:rsid w:val="003A40D2"/>
    <w:rsid w:val="003A6B60"/>
    <w:rsid w:val="003A7DCE"/>
    <w:rsid w:val="003B678B"/>
    <w:rsid w:val="003C219D"/>
    <w:rsid w:val="003C3404"/>
    <w:rsid w:val="003C60FA"/>
    <w:rsid w:val="003C6397"/>
    <w:rsid w:val="003C7973"/>
    <w:rsid w:val="003D2B96"/>
    <w:rsid w:val="003D3736"/>
    <w:rsid w:val="003D7D1E"/>
    <w:rsid w:val="003D7DD3"/>
    <w:rsid w:val="003E3FC8"/>
    <w:rsid w:val="003E5C31"/>
    <w:rsid w:val="003E5EBC"/>
    <w:rsid w:val="003F70C1"/>
    <w:rsid w:val="00402BDE"/>
    <w:rsid w:val="00404B42"/>
    <w:rsid w:val="004108C9"/>
    <w:rsid w:val="00410E55"/>
    <w:rsid w:val="00414107"/>
    <w:rsid w:val="0041674C"/>
    <w:rsid w:val="00416B89"/>
    <w:rsid w:val="00417F0D"/>
    <w:rsid w:val="00421382"/>
    <w:rsid w:val="00427192"/>
    <w:rsid w:val="00430D6E"/>
    <w:rsid w:val="0043173C"/>
    <w:rsid w:val="00432AA6"/>
    <w:rsid w:val="00434028"/>
    <w:rsid w:val="0043621B"/>
    <w:rsid w:val="004417F6"/>
    <w:rsid w:val="00446522"/>
    <w:rsid w:val="00446F5C"/>
    <w:rsid w:val="00446F7B"/>
    <w:rsid w:val="00450172"/>
    <w:rsid w:val="00451CF3"/>
    <w:rsid w:val="004522A2"/>
    <w:rsid w:val="00460392"/>
    <w:rsid w:val="004662F9"/>
    <w:rsid w:val="004716B1"/>
    <w:rsid w:val="00484A06"/>
    <w:rsid w:val="004A0385"/>
    <w:rsid w:val="004A5A4E"/>
    <w:rsid w:val="004A6FFA"/>
    <w:rsid w:val="004A7415"/>
    <w:rsid w:val="004B443C"/>
    <w:rsid w:val="004B5C1C"/>
    <w:rsid w:val="004C0828"/>
    <w:rsid w:val="004C2BF1"/>
    <w:rsid w:val="004C7D82"/>
    <w:rsid w:val="004D2A22"/>
    <w:rsid w:val="004D4A91"/>
    <w:rsid w:val="004E22DE"/>
    <w:rsid w:val="004F1F2B"/>
    <w:rsid w:val="004F3ED3"/>
    <w:rsid w:val="0050060A"/>
    <w:rsid w:val="00502243"/>
    <w:rsid w:val="00511044"/>
    <w:rsid w:val="005121EF"/>
    <w:rsid w:val="00512982"/>
    <w:rsid w:val="005202BE"/>
    <w:rsid w:val="0052124C"/>
    <w:rsid w:val="00526B77"/>
    <w:rsid w:val="00527CB5"/>
    <w:rsid w:val="00532BB4"/>
    <w:rsid w:val="00537B86"/>
    <w:rsid w:val="00553671"/>
    <w:rsid w:val="005611DF"/>
    <w:rsid w:val="005635C4"/>
    <w:rsid w:val="00566F61"/>
    <w:rsid w:val="00567D4C"/>
    <w:rsid w:val="00570178"/>
    <w:rsid w:val="005701C7"/>
    <w:rsid w:val="00570BCD"/>
    <w:rsid w:val="00572E25"/>
    <w:rsid w:val="0057553C"/>
    <w:rsid w:val="00580097"/>
    <w:rsid w:val="00583F3A"/>
    <w:rsid w:val="00586EFA"/>
    <w:rsid w:val="00590082"/>
    <w:rsid w:val="00590F93"/>
    <w:rsid w:val="005937A3"/>
    <w:rsid w:val="005975C5"/>
    <w:rsid w:val="005A0EB1"/>
    <w:rsid w:val="005A15DC"/>
    <w:rsid w:val="005A1FC4"/>
    <w:rsid w:val="005A4BAB"/>
    <w:rsid w:val="005A6236"/>
    <w:rsid w:val="005A7186"/>
    <w:rsid w:val="005B6AB2"/>
    <w:rsid w:val="005D143B"/>
    <w:rsid w:val="005D1E08"/>
    <w:rsid w:val="005D239B"/>
    <w:rsid w:val="005D4021"/>
    <w:rsid w:val="005D5C2C"/>
    <w:rsid w:val="005E0AEE"/>
    <w:rsid w:val="005E0B30"/>
    <w:rsid w:val="005E0FC3"/>
    <w:rsid w:val="005E217D"/>
    <w:rsid w:val="005E74EF"/>
    <w:rsid w:val="005F4B54"/>
    <w:rsid w:val="006003FC"/>
    <w:rsid w:val="00611486"/>
    <w:rsid w:val="006125C7"/>
    <w:rsid w:val="00613653"/>
    <w:rsid w:val="00613D28"/>
    <w:rsid w:val="00614B84"/>
    <w:rsid w:val="00617093"/>
    <w:rsid w:val="00617311"/>
    <w:rsid w:val="00617818"/>
    <w:rsid w:val="00633114"/>
    <w:rsid w:val="00634C1B"/>
    <w:rsid w:val="0063737E"/>
    <w:rsid w:val="0067076B"/>
    <w:rsid w:val="00671B22"/>
    <w:rsid w:val="0067675B"/>
    <w:rsid w:val="00677292"/>
    <w:rsid w:val="00684D6B"/>
    <w:rsid w:val="00684E70"/>
    <w:rsid w:val="00685155"/>
    <w:rsid w:val="00690E58"/>
    <w:rsid w:val="0069180A"/>
    <w:rsid w:val="00695C91"/>
    <w:rsid w:val="006968F4"/>
    <w:rsid w:val="00697B2E"/>
    <w:rsid w:val="006B03B6"/>
    <w:rsid w:val="006B2609"/>
    <w:rsid w:val="006C1727"/>
    <w:rsid w:val="006C294D"/>
    <w:rsid w:val="006C2B45"/>
    <w:rsid w:val="006C3DA2"/>
    <w:rsid w:val="006D2777"/>
    <w:rsid w:val="006D77AC"/>
    <w:rsid w:val="006E15BB"/>
    <w:rsid w:val="006E4F17"/>
    <w:rsid w:val="006E7597"/>
    <w:rsid w:val="006F6E4B"/>
    <w:rsid w:val="0070267D"/>
    <w:rsid w:val="00703D3A"/>
    <w:rsid w:val="0070608C"/>
    <w:rsid w:val="007151DD"/>
    <w:rsid w:val="00722D22"/>
    <w:rsid w:val="00724FCD"/>
    <w:rsid w:val="00734D57"/>
    <w:rsid w:val="00735434"/>
    <w:rsid w:val="00743056"/>
    <w:rsid w:val="00745269"/>
    <w:rsid w:val="00746535"/>
    <w:rsid w:val="0075328B"/>
    <w:rsid w:val="00755426"/>
    <w:rsid w:val="00770084"/>
    <w:rsid w:val="0079263F"/>
    <w:rsid w:val="007A11B5"/>
    <w:rsid w:val="007A27C6"/>
    <w:rsid w:val="007A5073"/>
    <w:rsid w:val="007B0186"/>
    <w:rsid w:val="007B664F"/>
    <w:rsid w:val="007B67B5"/>
    <w:rsid w:val="007B7F72"/>
    <w:rsid w:val="007C3F4E"/>
    <w:rsid w:val="007C6AD6"/>
    <w:rsid w:val="007D1A30"/>
    <w:rsid w:val="007D57AA"/>
    <w:rsid w:val="007E04F9"/>
    <w:rsid w:val="007E35F0"/>
    <w:rsid w:val="007F004A"/>
    <w:rsid w:val="007F06CE"/>
    <w:rsid w:val="007F7ADE"/>
    <w:rsid w:val="00800094"/>
    <w:rsid w:val="0080344A"/>
    <w:rsid w:val="0081178A"/>
    <w:rsid w:val="00814B46"/>
    <w:rsid w:val="00825304"/>
    <w:rsid w:val="00825821"/>
    <w:rsid w:val="00827E27"/>
    <w:rsid w:val="00830808"/>
    <w:rsid w:val="008338EC"/>
    <w:rsid w:val="008349CD"/>
    <w:rsid w:val="00835D30"/>
    <w:rsid w:val="00841EC8"/>
    <w:rsid w:val="00842054"/>
    <w:rsid w:val="0084399A"/>
    <w:rsid w:val="00844161"/>
    <w:rsid w:val="008459C7"/>
    <w:rsid w:val="00845FB2"/>
    <w:rsid w:val="0084635D"/>
    <w:rsid w:val="00846C0E"/>
    <w:rsid w:val="00847420"/>
    <w:rsid w:val="00851CCE"/>
    <w:rsid w:val="00853785"/>
    <w:rsid w:val="00855E77"/>
    <w:rsid w:val="00861E4C"/>
    <w:rsid w:val="00861F49"/>
    <w:rsid w:val="00870547"/>
    <w:rsid w:val="008806D9"/>
    <w:rsid w:val="008822D1"/>
    <w:rsid w:val="00883271"/>
    <w:rsid w:val="00883D9D"/>
    <w:rsid w:val="00884970"/>
    <w:rsid w:val="008900A1"/>
    <w:rsid w:val="00890EAD"/>
    <w:rsid w:val="008927DB"/>
    <w:rsid w:val="00892D78"/>
    <w:rsid w:val="00895EF2"/>
    <w:rsid w:val="008966C2"/>
    <w:rsid w:val="008A4FBC"/>
    <w:rsid w:val="008A68C6"/>
    <w:rsid w:val="008A710D"/>
    <w:rsid w:val="008B40B5"/>
    <w:rsid w:val="008B53EA"/>
    <w:rsid w:val="008B6ABA"/>
    <w:rsid w:val="008C0387"/>
    <w:rsid w:val="008C3003"/>
    <w:rsid w:val="008C5AAE"/>
    <w:rsid w:val="008D5169"/>
    <w:rsid w:val="008D5C84"/>
    <w:rsid w:val="008D7DBE"/>
    <w:rsid w:val="008E7AD3"/>
    <w:rsid w:val="008F4906"/>
    <w:rsid w:val="00913B91"/>
    <w:rsid w:val="00914ACB"/>
    <w:rsid w:val="00916876"/>
    <w:rsid w:val="009173B5"/>
    <w:rsid w:val="009209D7"/>
    <w:rsid w:val="00920A7F"/>
    <w:rsid w:val="009221F8"/>
    <w:rsid w:val="00924799"/>
    <w:rsid w:val="00926AB0"/>
    <w:rsid w:val="00926CFA"/>
    <w:rsid w:val="00927FE0"/>
    <w:rsid w:val="0093172B"/>
    <w:rsid w:val="00940881"/>
    <w:rsid w:val="009417EC"/>
    <w:rsid w:val="009438E8"/>
    <w:rsid w:val="00950A3C"/>
    <w:rsid w:val="00950CA7"/>
    <w:rsid w:val="00952A94"/>
    <w:rsid w:val="00952D6B"/>
    <w:rsid w:val="00957457"/>
    <w:rsid w:val="0096309A"/>
    <w:rsid w:val="0096426D"/>
    <w:rsid w:val="009649E3"/>
    <w:rsid w:val="009744DB"/>
    <w:rsid w:val="00974C1E"/>
    <w:rsid w:val="009767A7"/>
    <w:rsid w:val="009774A0"/>
    <w:rsid w:val="00981145"/>
    <w:rsid w:val="00981F2B"/>
    <w:rsid w:val="00983136"/>
    <w:rsid w:val="009A4D50"/>
    <w:rsid w:val="009A4F28"/>
    <w:rsid w:val="009A6D4A"/>
    <w:rsid w:val="009B119B"/>
    <w:rsid w:val="009C0229"/>
    <w:rsid w:val="009C1575"/>
    <w:rsid w:val="009C1D90"/>
    <w:rsid w:val="009C244D"/>
    <w:rsid w:val="009C268D"/>
    <w:rsid w:val="009C26EE"/>
    <w:rsid w:val="009C300F"/>
    <w:rsid w:val="009C7240"/>
    <w:rsid w:val="009C7930"/>
    <w:rsid w:val="009C7A54"/>
    <w:rsid w:val="009C7CBF"/>
    <w:rsid w:val="009D1C81"/>
    <w:rsid w:val="009D375F"/>
    <w:rsid w:val="009D663D"/>
    <w:rsid w:val="009D679C"/>
    <w:rsid w:val="009E366F"/>
    <w:rsid w:val="009E5796"/>
    <w:rsid w:val="009E7A8E"/>
    <w:rsid w:val="009F054C"/>
    <w:rsid w:val="009F2FEF"/>
    <w:rsid w:val="009F6268"/>
    <w:rsid w:val="009F7B98"/>
    <w:rsid w:val="00A037F0"/>
    <w:rsid w:val="00A0721E"/>
    <w:rsid w:val="00A17FE6"/>
    <w:rsid w:val="00A23D7C"/>
    <w:rsid w:val="00A24C45"/>
    <w:rsid w:val="00A24F6E"/>
    <w:rsid w:val="00A31D82"/>
    <w:rsid w:val="00A346D8"/>
    <w:rsid w:val="00A35783"/>
    <w:rsid w:val="00A369E9"/>
    <w:rsid w:val="00A46D40"/>
    <w:rsid w:val="00A47E32"/>
    <w:rsid w:val="00A53CBD"/>
    <w:rsid w:val="00A557A8"/>
    <w:rsid w:val="00A57969"/>
    <w:rsid w:val="00A61169"/>
    <w:rsid w:val="00A6572A"/>
    <w:rsid w:val="00A6660C"/>
    <w:rsid w:val="00A6695E"/>
    <w:rsid w:val="00A719B6"/>
    <w:rsid w:val="00A722CF"/>
    <w:rsid w:val="00A7362E"/>
    <w:rsid w:val="00A76C2B"/>
    <w:rsid w:val="00A77F2F"/>
    <w:rsid w:val="00A95249"/>
    <w:rsid w:val="00A95BDF"/>
    <w:rsid w:val="00A9617E"/>
    <w:rsid w:val="00AA13A0"/>
    <w:rsid w:val="00AA4C0B"/>
    <w:rsid w:val="00AA4F61"/>
    <w:rsid w:val="00AA5C8C"/>
    <w:rsid w:val="00AA5DD2"/>
    <w:rsid w:val="00AA68C5"/>
    <w:rsid w:val="00AA6CD9"/>
    <w:rsid w:val="00AB34C5"/>
    <w:rsid w:val="00AB36E7"/>
    <w:rsid w:val="00AB5EA8"/>
    <w:rsid w:val="00AB7A3D"/>
    <w:rsid w:val="00AC0DD4"/>
    <w:rsid w:val="00AC6A77"/>
    <w:rsid w:val="00AC7D36"/>
    <w:rsid w:val="00AD015F"/>
    <w:rsid w:val="00AD050C"/>
    <w:rsid w:val="00AD3517"/>
    <w:rsid w:val="00AD3B4E"/>
    <w:rsid w:val="00AE75C5"/>
    <w:rsid w:val="00B00C0B"/>
    <w:rsid w:val="00B01C96"/>
    <w:rsid w:val="00B11F44"/>
    <w:rsid w:val="00B12667"/>
    <w:rsid w:val="00B14874"/>
    <w:rsid w:val="00B20139"/>
    <w:rsid w:val="00B2020D"/>
    <w:rsid w:val="00B208F7"/>
    <w:rsid w:val="00B2118F"/>
    <w:rsid w:val="00B270F4"/>
    <w:rsid w:val="00B334FC"/>
    <w:rsid w:val="00B35738"/>
    <w:rsid w:val="00B37707"/>
    <w:rsid w:val="00B4255C"/>
    <w:rsid w:val="00B42C4F"/>
    <w:rsid w:val="00B43DEA"/>
    <w:rsid w:val="00B46B03"/>
    <w:rsid w:val="00B46B35"/>
    <w:rsid w:val="00B51763"/>
    <w:rsid w:val="00B628C6"/>
    <w:rsid w:val="00B6327E"/>
    <w:rsid w:val="00B82864"/>
    <w:rsid w:val="00B82B3B"/>
    <w:rsid w:val="00B83CF1"/>
    <w:rsid w:val="00B844E3"/>
    <w:rsid w:val="00BA081B"/>
    <w:rsid w:val="00BA24F9"/>
    <w:rsid w:val="00BA2EC2"/>
    <w:rsid w:val="00BA5910"/>
    <w:rsid w:val="00BA63C0"/>
    <w:rsid w:val="00BB2A41"/>
    <w:rsid w:val="00BB39A3"/>
    <w:rsid w:val="00BB4A31"/>
    <w:rsid w:val="00BB4DAC"/>
    <w:rsid w:val="00BB700A"/>
    <w:rsid w:val="00BC101B"/>
    <w:rsid w:val="00BC7E15"/>
    <w:rsid w:val="00BD02F1"/>
    <w:rsid w:val="00BD11BB"/>
    <w:rsid w:val="00BD4812"/>
    <w:rsid w:val="00BE08A7"/>
    <w:rsid w:val="00BE0F23"/>
    <w:rsid w:val="00BE42DF"/>
    <w:rsid w:val="00BE5BD9"/>
    <w:rsid w:val="00BF3B77"/>
    <w:rsid w:val="00C063A3"/>
    <w:rsid w:val="00C07F27"/>
    <w:rsid w:val="00C11C0B"/>
    <w:rsid w:val="00C15785"/>
    <w:rsid w:val="00C176C5"/>
    <w:rsid w:val="00C3150B"/>
    <w:rsid w:val="00C36100"/>
    <w:rsid w:val="00C378CC"/>
    <w:rsid w:val="00C40CD5"/>
    <w:rsid w:val="00C41398"/>
    <w:rsid w:val="00C42FC8"/>
    <w:rsid w:val="00C4476C"/>
    <w:rsid w:val="00C45B36"/>
    <w:rsid w:val="00C54B66"/>
    <w:rsid w:val="00C6202A"/>
    <w:rsid w:val="00C6374D"/>
    <w:rsid w:val="00C64B3D"/>
    <w:rsid w:val="00C64B80"/>
    <w:rsid w:val="00C66DD7"/>
    <w:rsid w:val="00C76CF7"/>
    <w:rsid w:val="00C82F2B"/>
    <w:rsid w:val="00C86817"/>
    <w:rsid w:val="00C9193D"/>
    <w:rsid w:val="00C91A3F"/>
    <w:rsid w:val="00C91CE0"/>
    <w:rsid w:val="00C94356"/>
    <w:rsid w:val="00CA27CA"/>
    <w:rsid w:val="00CA7DD1"/>
    <w:rsid w:val="00CB1164"/>
    <w:rsid w:val="00CB21DC"/>
    <w:rsid w:val="00CB42BC"/>
    <w:rsid w:val="00CC05C1"/>
    <w:rsid w:val="00CC3794"/>
    <w:rsid w:val="00CC4F54"/>
    <w:rsid w:val="00CC4F93"/>
    <w:rsid w:val="00CC51E5"/>
    <w:rsid w:val="00CC608A"/>
    <w:rsid w:val="00CD0CF3"/>
    <w:rsid w:val="00CD0ED6"/>
    <w:rsid w:val="00CD0F5D"/>
    <w:rsid w:val="00CD2CD7"/>
    <w:rsid w:val="00CD3340"/>
    <w:rsid w:val="00CD48D6"/>
    <w:rsid w:val="00CE243A"/>
    <w:rsid w:val="00CE281C"/>
    <w:rsid w:val="00CE317C"/>
    <w:rsid w:val="00CE5221"/>
    <w:rsid w:val="00CE792D"/>
    <w:rsid w:val="00CF28C0"/>
    <w:rsid w:val="00CF50A7"/>
    <w:rsid w:val="00CF7F58"/>
    <w:rsid w:val="00D00D5A"/>
    <w:rsid w:val="00D025B2"/>
    <w:rsid w:val="00D03B5F"/>
    <w:rsid w:val="00D07EC7"/>
    <w:rsid w:val="00D12AA5"/>
    <w:rsid w:val="00D15068"/>
    <w:rsid w:val="00D20080"/>
    <w:rsid w:val="00D20617"/>
    <w:rsid w:val="00D20A87"/>
    <w:rsid w:val="00D24F39"/>
    <w:rsid w:val="00D2507F"/>
    <w:rsid w:val="00D300D8"/>
    <w:rsid w:val="00D41E8D"/>
    <w:rsid w:val="00D4375B"/>
    <w:rsid w:val="00D454B2"/>
    <w:rsid w:val="00D46997"/>
    <w:rsid w:val="00D47466"/>
    <w:rsid w:val="00D50872"/>
    <w:rsid w:val="00D509BF"/>
    <w:rsid w:val="00D55E0E"/>
    <w:rsid w:val="00D5754B"/>
    <w:rsid w:val="00D57CA0"/>
    <w:rsid w:val="00D57DFA"/>
    <w:rsid w:val="00D629F8"/>
    <w:rsid w:val="00D63305"/>
    <w:rsid w:val="00D64533"/>
    <w:rsid w:val="00D656F3"/>
    <w:rsid w:val="00D71D82"/>
    <w:rsid w:val="00D72145"/>
    <w:rsid w:val="00D74372"/>
    <w:rsid w:val="00D854C3"/>
    <w:rsid w:val="00D917C4"/>
    <w:rsid w:val="00D95ACA"/>
    <w:rsid w:val="00DA14F7"/>
    <w:rsid w:val="00DA43E6"/>
    <w:rsid w:val="00DA7B4D"/>
    <w:rsid w:val="00DB04AD"/>
    <w:rsid w:val="00DB1DAC"/>
    <w:rsid w:val="00DB24CB"/>
    <w:rsid w:val="00DB297D"/>
    <w:rsid w:val="00DB3CFF"/>
    <w:rsid w:val="00DB5858"/>
    <w:rsid w:val="00DB5F28"/>
    <w:rsid w:val="00DC0F48"/>
    <w:rsid w:val="00DC7E46"/>
    <w:rsid w:val="00DD03AA"/>
    <w:rsid w:val="00DE5C41"/>
    <w:rsid w:val="00DF1EE3"/>
    <w:rsid w:val="00DF2C80"/>
    <w:rsid w:val="00E009C2"/>
    <w:rsid w:val="00E0400D"/>
    <w:rsid w:val="00E079CD"/>
    <w:rsid w:val="00E23FE9"/>
    <w:rsid w:val="00E33571"/>
    <w:rsid w:val="00E33D4B"/>
    <w:rsid w:val="00E34CFE"/>
    <w:rsid w:val="00E369EA"/>
    <w:rsid w:val="00E44840"/>
    <w:rsid w:val="00E44E8E"/>
    <w:rsid w:val="00E4662C"/>
    <w:rsid w:val="00E53C0D"/>
    <w:rsid w:val="00E552B2"/>
    <w:rsid w:val="00E5767D"/>
    <w:rsid w:val="00E57726"/>
    <w:rsid w:val="00E60ED9"/>
    <w:rsid w:val="00E628AB"/>
    <w:rsid w:val="00E631BA"/>
    <w:rsid w:val="00E64526"/>
    <w:rsid w:val="00E651C0"/>
    <w:rsid w:val="00E66CC1"/>
    <w:rsid w:val="00E67707"/>
    <w:rsid w:val="00E67B83"/>
    <w:rsid w:val="00E72280"/>
    <w:rsid w:val="00E728CB"/>
    <w:rsid w:val="00E76343"/>
    <w:rsid w:val="00E77828"/>
    <w:rsid w:val="00E80EA8"/>
    <w:rsid w:val="00E81E9E"/>
    <w:rsid w:val="00E848D4"/>
    <w:rsid w:val="00E86A58"/>
    <w:rsid w:val="00E909F1"/>
    <w:rsid w:val="00E938DB"/>
    <w:rsid w:val="00E9511B"/>
    <w:rsid w:val="00EA047A"/>
    <w:rsid w:val="00EA3405"/>
    <w:rsid w:val="00EA3C8F"/>
    <w:rsid w:val="00EA4C8A"/>
    <w:rsid w:val="00EA5513"/>
    <w:rsid w:val="00EB1E81"/>
    <w:rsid w:val="00EC3226"/>
    <w:rsid w:val="00ED0E91"/>
    <w:rsid w:val="00ED714F"/>
    <w:rsid w:val="00EE264A"/>
    <w:rsid w:val="00EE2927"/>
    <w:rsid w:val="00EE31BA"/>
    <w:rsid w:val="00EE44E3"/>
    <w:rsid w:val="00EF02F8"/>
    <w:rsid w:val="00EF1102"/>
    <w:rsid w:val="00EF2AF3"/>
    <w:rsid w:val="00EF3AA9"/>
    <w:rsid w:val="00F04008"/>
    <w:rsid w:val="00F053B0"/>
    <w:rsid w:val="00F06B4E"/>
    <w:rsid w:val="00F147BF"/>
    <w:rsid w:val="00F224FF"/>
    <w:rsid w:val="00F24296"/>
    <w:rsid w:val="00F248B8"/>
    <w:rsid w:val="00F2541A"/>
    <w:rsid w:val="00F25A3F"/>
    <w:rsid w:val="00F30A3C"/>
    <w:rsid w:val="00F30C56"/>
    <w:rsid w:val="00F35E40"/>
    <w:rsid w:val="00F41B02"/>
    <w:rsid w:val="00F44C03"/>
    <w:rsid w:val="00F45A95"/>
    <w:rsid w:val="00F46E35"/>
    <w:rsid w:val="00F52A41"/>
    <w:rsid w:val="00F53C05"/>
    <w:rsid w:val="00F54B10"/>
    <w:rsid w:val="00F54D0C"/>
    <w:rsid w:val="00F619CE"/>
    <w:rsid w:val="00F65FCE"/>
    <w:rsid w:val="00F71B35"/>
    <w:rsid w:val="00F7584C"/>
    <w:rsid w:val="00F77FFE"/>
    <w:rsid w:val="00F842DD"/>
    <w:rsid w:val="00F87F15"/>
    <w:rsid w:val="00F93DFE"/>
    <w:rsid w:val="00F94475"/>
    <w:rsid w:val="00F97113"/>
    <w:rsid w:val="00FA28BC"/>
    <w:rsid w:val="00FA2C62"/>
    <w:rsid w:val="00FA404C"/>
    <w:rsid w:val="00FC4DB8"/>
    <w:rsid w:val="00FC60E8"/>
    <w:rsid w:val="00FC6B5E"/>
    <w:rsid w:val="00FD0D7E"/>
    <w:rsid w:val="00FD611B"/>
    <w:rsid w:val="00FE25BC"/>
    <w:rsid w:val="00FE7DD3"/>
    <w:rsid w:val="00FF631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43B1C"/>
  <w15:chartTrackingRefBased/>
  <w15:docId w15:val="{F08289B2-F83F-4CD4-A62E-F7A855A8E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sz w:val="24"/>
        <w:szCs w:val="24"/>
        <w:lang w:val="pt-BR" w:eastAsia="en-US" w:bidi="ar-SA"/>
      </w:rPr>
    </w:rPrDefault>
    <w:pPrDefault>
      <w:pPr>
        <w:ind w:firstLine="284"/>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1575"/>
  </w:style>
  <w:style w:type="paragraph" w:styleId="Ttulo1">
    <w:name w:val="heading 1"/>
    <w:basedOn w:val="Normal"/>
    <w:next w:val="Normal"/>
    <w:link w:val="Ttulo1Char"/>
    <w:uiPriority w:val="9"/>
    <w:qFormat/>
    <w:rsid w:val="002A698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unhideWhenUsed/>
    <w:qFormat/>
    <w:rsid w:val="002A698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har"/>
    <w:uiPriority w:val="9"/>
    <w:semiHidden/>
    <w:unhideWhenUsed/>
    <w:qFormat/>
    <w:rsid w:val="00127831"/>
    <w:pPr>
      <w:keepNext/>
      <w:keepLines/>
      <w:spacing w:before="40"/>
      <w:outlineLvl w:val="2"/>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har"/>
    <w:uiPriority w:val="9"/>
    <w:unhideWhenUsed/>
    <w:qFormat/>
    <w:rsid w:val="006003FC"/>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uiPriority w:val="1"/>
    <w:qFormat/>
    <w:rsid w:val="002A698F"/>
  </w:style>
  <w:style w:type="character" w:customStyle="1" w:styleId="Ttulo1Char">
    <w:name w:val="Título 1 Char"/>
    <w:basedOn w:val="Fontepargpadro"/>
    <w:link w:val="Ttulo1"/>
    <w:uiPriority w:val="9"/>
    <w:rsid w:val="002A698F"/>
    <w:rPr>
      <w:rFonts w:asciiTheme="majorHAnsi" w:eastAsiaTheme="majorEastAsia" w:hAnsiTheme="majorHAnsi" w:cstheme="majorBidi"/>
      <w:color w:val="2E74B5" w:themeColor="accent1" w:themeShade="BF"/>
      <w:sz w:val="32"/>
      <w:szCs w:val="32"/>
    </w:rPr>
  </w:style>
  <w:style w:type="character" w:customStyle="1" w:styleId="Ttulo2Char">
    <w:name w:val="Título 2 Char"/>
    <w:basedOn w:val="Fontepargpadro"/>
    <w:link w:val="Ttulo2"/>
    <w:uiPriority w:val="9"/>
    <w:rsid w:val="002A698F"/>
    <w:rPr>
      <w:rFonts w:asciiTheme="majorHAnsi" w:eastAsiaTheme="majorEastAsia" w:hAnsiTheme="majorHAnsi" w:cstheme="majorBidi"/>
      <w:color w:val="2E74B5" w:themeColor="accent1" w:themeShade="BF"/>
      <w:sz w:val="26"/>
      <w:szCs w:val="26"/>
    </w:rPr>
  </w:style>
  <w:style w:type="character" w:customStyle="1" w:styleId="Ttulo7Char">
    <w:name w:val="Título 7 Char"/>
    <w:basedOn w:val="Fontepargpadro"/>
    <w:link w:val="Ttulo7"/>
    <w:uiPriority w:val="9"/>
    <w:rsid w:val="006003FC"/>
    <w:rPr>
      <w:rFonts w:asciiTheme="majorHAnsi" w:eastAsiaTheme="majorEastAsia" w:hAnsiTheme="majorHAnsi" w:cstheme="majorBidi"/>
      <w:i/>
      <w:iCs/>
      <w:color w:val="1F4D78" w:themeColor="accent1" w:themeShade="7F"/>
    </w:rPr>
  </w:style>
  <w:style w:type="paragraph" w:styleId="NormalWeb">
    <w:name w:val="Normal (Web)"/>
    <w:basedOn w:val="Normal"/>
    <w:uiPriority w:val="99"/>
    <w:unhideWhenUsed/>
    <w:rsid w:val="00825821"/>
    <w:pPr>
      <w:spacing w:before="100" w:beforeAutospacing="1" w:after="100" w:afterAutospacing="1"/>
      <w:ind w:firstLine="0"/>
    </w:pPr>
    <w:rPr>
      <w:rFonts w:ascii="Times New Roman" w:eastAsia="Times New Roman" w:hAnsi="Times New Roman" w:cs="Times New Roman"/>
      <w:lang w:eastAsia="pt-BR"/>
    </w:rPr>
  </w:style>
  <w:style w:type="character" w:styleId="Hyperlink">
    <w:name w:val="Hyperlink"/>
    <w:basedOn w:val="Fontepargpadro"/>
    <w:uiPriority w:val="99"/>
    <w:unhideWhenUsed/>
    <w:rsid w:val="00825821"/>
    <w:rPr>
      <w:color w:val="0000FF"/>
      <w:u w:val="single"/>
    </w:rPr>
  </w:style>
  <w:style w:type="character" w:styleId="nfase">
    <w:name w:val="Emphasis"/>
    <w:basedOn w:val="Fontepargpadro"/>
    <w:uiPriority w:val="20"/>
    <w:qFormat/>
    <w:rsid w:val="005A1FC4"/>
    <w:rPr>
      <w:b/>
      <w:bCs/>
      <w:i w:val="0"/>
      <w:iCs w:val="0"/>
    </w:rPr>
  </w:style>
  <w:style w:type="character" w:customStyle="1" w:styleId="st1">
    <w:name w:val="st1"/>
    <w:basedOn w:val="Fontepargpadro"/>
    <w:rsid w:val="005A1FC4"/>
  </w:style>
  <w:style w:type="character" w:styleId="Forte">
    <w:name w:val="Strong"/>
    <w:basedOn w:val="Fontepargpadro"/>
    <w:uiPriority w:val="22"/>
    <w:qFormat/>
    <w:rsid w:val="00883D9D"/>
    <w:rPr>
      <w:b/>
      <w:bCs/>
    </w:rPr>
  </w:style>
  <w:style w:type="paragraph" w:customStyle="1" w:styleId="Default">
    <w:name w:val="Default"/>
    <w:rsid w:val="00C64B3D"/>
    <w:pPr>
      <w:autoSpaceDE w:val="0"/>
      <w:autoSpaceDN w:val="0"/>
      <w:adjustRightInd w:val="0"/>
      <w:ind w:firstLine="0"/>
    </w:pPr>
    <w:rPr>
      <w:rFonts w:ascii="Times New Roman" w:hAnsi="Times New Roman" w:cs="Times New Roman"/>
      <w:color w:val="000000"/>
    </w:rPr>
  </w:style>
  <w:style w:type="character" w:customStyle="1" w:styleId="Ttulo3Char">
    <w:name w:val="Título 3 Char"/>
    <w:basedOn w:val="Fontepargpadro"/>
    <w:link w:val="Ttulo3"/>
    <w:uiPriority w:val="9"/>
    <w:semiHidden/>
    <w:rsid w:val="00127831"/>
    <w:rPr>
      <w:rFonts w:asciiTheme="majorHAnsi" w:eastAsiaTheme="majorEastAsia" w:hAnsiTheme="majorHAnsi" w:cstheme="majorBidi"/>
      <w:color w:val="1F4D78" w:themeColor="accent1" w:themeShade="7F"/>
    </w:rPr>
  </w:style>
  <w:style w:type="paragraph" w:styleId="Textodebalo">
    <w:name w:val="Balloon Text"/>
    <w:basedOn w:val="Normal"/>
    <w:link w:val="TextodebaloChar"/>
    <w:uiPriority w:val="99"/>
    <w:semiHidden/>
    <w:unhideWhenUsed/>
    <w:rsid w:val="00365257"/>
    <w:rPr>
      <w:rFonts w:ascii="Segoe UI" w:hAnsi="Segoe UI" w:cs="Segoe UI"/>
      <w:sz w:val="18"/>
      <w:szCs w:val="18"/>
    </w:rPr>
  </w:style>
  <w:style w:type="character" w:customStyle="1" w:styleId="TextodebaloChar">
    <w:name w:val="Texto de balão Char"/>
    <w:basedOn w:val="Fontepargpadro"/>
    <w:link w:val="Textodebalo"/>
    <w:uiPriority w:val="99"/>
    <w:semiHidden/>
    <w:rsid w:val="0036525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3326520">
      <w:bodyDiv w:val="1"/>
      <w:marLeft w:val="0"/>
      <w:marRight w:val="0"/>
      <w:marTop w:val="0"/>
      <w:marBottom w:val="0"/>
      <w:divBdr>
        <w:top w:val="none" w:sz="0" w:space="0" w:color="auto"/>
        <w:left w:val="none" w:sz="0" w:space="0" w:color="auto"/>
        <w:bottom w:val="none" w:sz="0" w:space="0" w:color="auto"/>
        <w:right w:val="none" w:sz="0" w:space="0" w:color="auto"/>
      </w:divBdr>
    </w:div>
    <w:div w:id="2131779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g"/><Relationship Id="rId12" Type="http://schemas.openxmlformats.org/officeDocument/2006/relationships/hyperlink" Target="https://pt.wikipedia.org/wiki/1876" TargetMode="External"/><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image" Target="media/image2.jpg"/><Relationship Id="rId11" Type="http://schemas.openxmlformats.org/officeDocument/2006/relationships/hyperlink" Target="https://pt.wikipedia.org/wiki/1876" TargetMode="External"/><Relationship Id="rId5" Type="http://schemas.openxmlformats.org/officeDocument/2006/relationships/image" Target="media/image1.gif"/><Relationship Id="rId15" Type="http://schemas.openxmlformats.org/officeDocument/2006/relationships/image" Target="media/image9.jpg"/><Relationship Id="rId10" Type="http://schemas.openxmlformats.org/officeDocument/2006/relationships/image" Target="media/image6.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8.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6EA67C-3E27-4AA3-9185-E89DDF3A24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2</Pages>
  <Words>13</Words>
  <Characters>72</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Geraldo</dc:creator>
  <cp:keywords/>
  <dc:description/>
  <cp:lastModifiedBy>Geraldo</cp:lastModifiedBy>
  <cp:revision>15</cp:revision>
  <dcterms:created xsi:type="dcterms:W3CDTF">2021-04-19T00:32:00Z</dcterms:created>
  <dcterms:modified xsi:type="dcterms:W3CDTF">2021-04-19T13:42:00Z</dcterms:modified>
</cp:coreProperties>
</file>